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F5B895">
      <w:pPr>
        <w:pStyle w:val="7"/>
        <w:jc w:val="center"/>
        <w:outlineLvl w:val="1"/>
        <w:rPr>
          <w:rFonts w:ascii="仿宋" w:hAnsi="仿宋" w:eastAsia="仿宋" w:cs="仿宋"/>
        </w:rPr>
      </w:pPr>
      <w:r>
        <w:rPr>
          <w:rFonts w:ascii="仿宋" w:hAnsi="仿宋" w:eastAsia="仿宋" w:cs="仿宋"/>
          <w:b/>
          <w:sz w:val="36"/>
        </w:rPr>
        <w:t>委托代理协议</w:t>
      </w:r>
      <w:r>
        <w:rPr>
          <w:rFonts w:ascii="仿宋" w:hAnsi="仿宋" w:eastAsia="仿宋" w:cs="仿宋"/>
        </w:rPr>
        <w:br w:type="textWrapping"/>
      </w:r>
    </w:p>
    <w:p w14:paraId="646D3F46">
      <w:pPr>
        <w:pStyle w:val="7"/>
        <w:keepNext w:val="0"/>
        <w:keepLines w:val="0"/>
        <w:pageBreakBefore w:val="0"/>
        <w:widowControl/>
        <w:kinsoku/>
        <w:wordWrap/>
        <w:overflowPunct/>
        <w:topLinePunct w:val="0"/>
        <w:autoSpaceDE/>
        <w:autoSpaceDN/>
        <w:bidi w:val="0"/>
        <w:adjustRightInd/>
        <w:snapToGrid/>
        <w:spacing w:line="460" w:lineRule="exact"/>
        <w:jc w:val="left"/>
        <w:textAlignment w:val="auto"/>
        <w:outlineLvl w:val="2"/>
        <w:rPr>
          <w:rFonts w:hint="eastAsia" w:ascii="仿宋" w:hAnsi="仿宋" w:eastAsia="仿宋" w:cs="仿宋"/>
          <w:b/>
          <w:sz w:val="24"/>
          <w:szCs w:val="24"/>
          <w:lang w:eastAsia="zh-CN"/>
        </w:rPr>
      </w:pPr>
      <w:r>
        <w:rPr>
          <w:rFonts w:ascii="仿宋" w:hAnsi="仿宋" w:eastAsia="仿宋" w:cs="仿宋"/>
          <w:b/>
          <w:sz w:val="24"/>
          <w:szCs w:val="24"/>
        </w:rPr>
        <w:t>委托方(采购人,以下简称甲方)：</w:t>
      </w:r>
      <w:r>
        <w:rPr>
          <w:rFonts w:hint="eastAsia" w:ascii="仿宋" w:hAnsi="仿宋" w:eastAsia="仿宋" w:cs="仿宋"/>
          <w:b/>
          <w:sz w:val="24"/>
          <w:szCs w:val="24"/>
          <w:lang w:eastAsia="zh-CN"/>
        </w:rPr>
        <w:t>内江市第一人民医院</w:t>
      </w:r>
    </w:p>
    <w:p w14:paraId="15482805">
      <w:pPr>
        <w:pStyle w:val="7"/>
        <w:keepNext w:val="0"/>
        <w:keepLines w:val="0"/>
        <w:pageBreakBefore w:val="0"/>
        <w:widowControl/>
        <w:kinsoku/>
        <w:wordWrap/>
        <w:overflowPunct/>
        <w:topLinePunct w:val="0"/>
        <w:autoSpaceDE/>
        <w:autoSpaceDN/>
        <w:bidi w:val="0"/>
        <w:adjustRightInd/>
        <w:snapToGrid/>
        <w:spacing w:line="460" w:lineRule="exact"/>
        <w:jc w:val="left"/>
        <w:textAlignment w:val="auto"/>
        <w:outlineLvl w:val="2"/>
        <w:rPr>
          <w:rFonts w:hint="eastAsia" w:ascii="仿宋" w:hAnsi="仿宋" w:eastAsia="仿宋" w:cs="仿宋"/>
          <w:sz w:val="24"/>
          <w:szCs w:val="24"/>
          <w:lang w:val="en-US" w:eastAsia="zh-CN"/>
        </w:rPr>
      </w:pPr>
      <w:r>
        <w:rPr>
          <w:rFonts w:ascii="仿宋" w:hAnsi="仿宋" w:eastAsia="仿宋" w:cs="仿宋"/>
          <w:b/>
          <w:sz w:val="24"/>
          <w:szCs w:val="24"/>
        </w:rPr>
        <w:t>受托方(社会代理机构,以下简称乙方)：</w:t>
      </w:r>
      <w:r>
        <w:rPr>
          <w:rFonts w:hint="eastAsia" w:ascii="仿宋" w:hAnsi="仿宋" w:eastAsia="仿宋" w:cs="仿宋"/>
          <w:b/>
          <w:sz w:val="24"/>
          <w:szCs w:val="24"/>
          <w:lang w:val="en-US" w:eastAsia="zh-CN"/>
        </w:rPr>
        <w:t>XXXXX代理公司</w:t>
      </w:r>
    </w:p>
    <w:p w14:paraId="0D6FF6CB">
      <w:pPr>
        <w:pStyle w:val="7"/>
        <w:keepNext w:val="0"/>
        <w:keepLines w:val="0"/>
        <w:pageBreakBefore w:val="0"/>
        <w:widowControl/>
        <w:kinsoku/>
        <w:wordWrap/>
        <w:overflowPunct/>
        <w:topLinePunct w:val="0"/>
        <w:autoSpaceDE/>
        <w:autoSpaceDN/>
        <w:bidi w:val="0"/>
        <w:adjustRightInd/>
        <w:snapToGrid/>
        <w:spacing w:line="460" w:lineRule="exact"/>
        <w:ind w:firstLine="420"/>
        <w:textAlignment w:val="auto"/>
        <w:rPr>
          <w:rFonts w:ascii="仿宋" w:hAnsi="仿宋" w:eastAsia="仿宋" w:cs="仿宋"/>
          <w:sz w:val="24"/>
          <w:szCs w:val="24"/>
        </w:rPr>
      </w:pPr>
      <w:r>
        <w:rPr>
          <w:rFonts w:ascii="仿宋" w:hAnsi="仿宋" w:eastAsia="仿宋" w:cs="仿宋"/>
          <w:sz w:val="24"/>
          <w:szCs w:val="24"/>
        </w:rPr>
        <w:t xml:space="preserve"> 根据《中华人民共和国民法典》等相关法律法规的规定，乙方接受甲方的委托，按照甲方的采购需求及相关法律、法规及规定的程序，组织采购活动。为确保相关采购项目的顺利实施，经甲乙双方协商一致达成如下协议:</w:t>
      </w:r>
    </w:p>
    <w:p w14:paraId="3C374F68">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hint="eastAsia" w:ascii="仿宋" w:hAnsi="仿宋" w:eastAsia="仿宋" w:cs="仿宋"/>
          <w:sz w:val="24"/>
          <w:szCs w:val="24"/>
          <w:lang w:eastAsia="zh-CN"/>
        </w:rPr>
      </w:pPr>
      <w:r>
        <w:rPr>
          <w:rFonts w:ascii="仿宋" w:hAnsi="仿宋" w:eastAsia="仿宋" w:cs="仿宋"/>
          <w:sz w:val="24"/>
          <w:szCs w:val="24"/>
        </w:rPr>
        <w:t>采购项目名称：</w:t>
      </w:r>
      <w:r>
        <w:rPr>
          <w:rFonts w:hint="eastAsia" w:ascii="仿宋" w:hAnsi="仿宋" w:eastAsia="仿宋" w:cs="仿宋"/>
          <w:b w:val="0"/>
          <w:bCs/>
          <w:sz w:val="24"/>
          <w:szCs w:val="24"/>
          <w:highlight w:val="none"/>
          <w:lang w:val="en-US" w:eastAsia="zh-CN"/>
        </w:rPr>
        <w:t>内江市第一人民医院XXXXX采购项目</w:t>
      </w:r>
    </w:p>
    <w:p w14:paraId="64254ACF">
      <w:pPr>
        <w:pStyle w:val="7"/>
        <w:keepNext w:val="0"/>
        <w:keepLines w:val="0"/>
        <w:pageBreakBefore w:val="0"/>
        <w:widowControl/>
        <w:kinsoku/>
        <w:wordWrap/>
        <w:overflowPunct/>
        <w:topLinePunct w:val="0"/>
        <w:autoSpaceDE/>
        <w:autoSpaceDN/>
        <w:bidi w:val="0"/>
        <w:adjustRightInd/>
        <w:snapToGrid/>
        <w:spacing w:line="460" w:lineRule="exact"/>
        <w:ind w:firstLine="420"/>
        <w:textAlignment w:val="auto"/>
        <w:outlineLvl w:val="2"/>
        <w:rPr>
          <w:rFonts w:ascii="仿宋" w:hAnsi="仿宋" w:eastAsia="仿宋" w:cs="仿宋"/>
          <w:sz w:val="24"/>
          <w:szCs w:val="24"/>
        </w:rPr>
      </w:pPr>
      <w:r>
        <w:rPr>
          <w:rFonts w:ascii="仿宋" w:hAnsi="仿宋" w:eastAsia="仿宋" w:cs="仿宋"/>
          <w:b/>
          <w:sz w:val="24"/>
          <w:szCs w:val="24"/>
        </w:rPr>
        <w:t>第一条 委托代理范围及事项</w:t>
      </w:r>
    </w:p>
    <w:p w14:paraId="1AFB5D09">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 xml:space="preserve"> 对甲方采用</w:t>
      </w:r>
      <w:r>
        <w:rPr>
          <w:rFonts w:hint="eastAsia" w:ascii="仿宋" w:hAnsi="仿宋" w:eastAsia="仿宋" w:cs="仿宋"/>
          <w:sz w:val="24"/>
          <w:szCs w:val="24"/>
          <w:lang w:eastAsia="zh-CN"/>
        </w:rPr>
        <w:t>院内竞选</w:t>
      </w:r>
      <w:r>
        <w:rPr>
          <w:rFonts w:ascii="仿宋" w:hAnsi="仿宋" w:eastAsia="仿宋" w:cs="仿宋"/>
          <w:sz w:val="24"/>
          <w:szCs w:val="24"/>
        </w:rPr>
        <w:t>采购项目，乙方在甲方委托范围内代理以下事项：</w:t>
      </w:r>
    </w:p>
    <w:p w14:paraId="4EEE530E">
      <w:pPr>
        <w:pStyle w:val="7"/>
        <w:keepNext w:val="0"/>
        <w:keepLines w:val="0"/>
        <w:pageBreakBefore w:val="0"/>
        <w:widowControl/>
        <w:kinsoku/>
        <w:wordWrap/>
        <w:overflowPunct/>
        <w:topLinePunct w:val="0"/>
        <w:autoSpaceDE/>
        <w:autoSpaceDN/>
        <w:bidi w:val="0"/>
        <w:adjustRightInd/>
        <w:snapToGrid/>
        <w:spacing w:line="460" w:lineRule="exact"/>
        <w:ind w:firstLine="420"/>
        <w:textAlignment w:val="auto"/>
        <w:rPr>
          <w:rFonts w:ascii="仿宋" w:hAnsi="仿宋" w:eastAsia="仿宋" w:cs="仿宋"/>
          <w:sz w:val="24"/>
          <w:szCs w:val="24"/>
        </w:rPr>
      </w:pPr>
      <w:r>
        <w:rPr>
          <w:rFonts w:ascii="仿宋" w:hAnsi="仿宋" w:eastAsia="仿宋" w:cs="仿宋"/>
          <w:sz w:val="24"/>
          <w:szCs w:val="24"/>
        </w:rPr>
        <w:t>一、公告信息发布</w:t>
      </w:r>
    </w:p>
    <w:p w14:paraId="50D75111">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甲方委托乙方按相关法律的法定程序，依法发布本项目的相关公告，包括但不限于：</w:t>
      </w:r>
    </w:p>
    <w:p w14:paraId="30BDF2DF">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hint="eastAsia" w:ascii="仿宋" w:hAnsi="仿宋" w:eastAsia="仿宋" w:cs="仿宋"/>
          <w:sz w:val="24"/>
          <w:szCs w:val="24"/>
          <w:lang w:eastAsia="zh-CN"/>
        </w:rPr>
      </w:pPr>
      <w:r>
        <w:rPr>
          <w:rFonts w:ascii="仿宋" w:hAnsi="仿宋" w:eastAsia="仿宋" w:cs="仿宋"/>
          <w:sz w:val="24"/>
          <w:szCs w:val="24"/>
        </w:rPr>
        <w:t>资格预审公告（如有）：</w:t>
      </w:r>
      <w:r>
        <w:rPr>
          <w:rFonts w:hint="eastAsia" w:ascii="仿宋" w:hAnsi="仿宋" w:eastAsia="仿宋" w:cs="仿宋"/>
          <w:sz w:val="24"/>
          <w:szCs w:val="24"/>
          <w:lang w:eastAsia="zh-CN"/>
        </w:rPr>
        <w:t>否</w:t>
      </w:r>
    </w:p>
    <w:p w14:paraId="6B2A43EF">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采购公告（发送邀请书）：是</w:t>
      </w:r>
    </w:p>
    <w:p w14:paraId="4B7797FE">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更正公告（邀请更正）：是</w:t>
      </w:r>
    </w:p>
    <w:p w14:paraId="363DB37D">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中标(成交)公告：是</w:t>
      </w:r>
    </w:p>
    <w:p w14:paraId="6848CF09">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终止（废标）公告：是</w:t>
      </w:r>
    </w:p>
    <w:p w14:paraId="31853348">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其他相关信息：否</w:t>
      </w:r>
    </w:p>
    <w:p w14:paraId="73B7FD6A">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二、资格预审：否</w:t>
      </w:r>
    </w:p>
    <w:p w14:paraId="5541E1E3">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hint="eastAsia" w:ascii="仿宋" w:hAnsi="仿宋" w:eastAsia="仿宋" w:cs="仿宋"/>
          <w:sz w:val="24"/>
          <w:szCs w:val="24"/>
          <w:lang w:eastAsia="zh-CN"/>
        </w:rPr>
      </w:pPr>
      <w:r>
        <w:rPr>
          <w:rFonts w:ascii="仿宋" w:hAnsi="仿宋" w:eastAsia="仿宋" w:cs="仿宋"/>
          <w:sz w:val="24"/>
          <w:szCs w:val="24"/>
        </w:rPr>
        <w:t>三、资格审查：</w:t>
      </w:r>
      <w:r>
        <w:rPr>
          <w:rFonts w:hint="eastAsia" w:ascii="仿宋" w:hAnsi="仿宋" w:eastAsia="仿宋" w:cs="仿宋"/>
          <w:sz w:val="24"/>
          <w:szCs w:val="24"/>
          <w:lang w:eastAsia="zh-CN"/>
        </w:rPr>
        <w:t>代理机构审查</w:t>
      </w:r>
    </w:p>
    <w:p w14:paraId="7F67D6EA">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四、编制采购文件：是</w:t>
      </w:r>
    </w:p>
    <w:p w14:paraId="1A7C77FE">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 xml:space="preserve"> 五、甲方委托乙方组建评审委员会：是</w:t>
      </w:r>
    </w:p>
    <w:p w14:paraId="11F3153C">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六、询问、质疑回复</w:t>
      </w:r>
    </w:p>
    <w:p w14:paraId="2ACA0FEB">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hint="eastAsia" w:ascii="仿宋" w:hAnsi="仿宋" w:eastAsia="仿宋" w:cs="仿宋"/>
          <w:sz w:val="24"/>
          <w:szCs w:val="24"/>
          <w:lang w:val="en-US" w:eastAsia="zh-CN"/>
        </w:rPr>
      </w:pPr>
      <w:r>
        <w:rPr>
          <w:rFonts w:ascii="仿宋" w:hAnsi="仿宋" w:eastAsia="仿宋" w:cs="仿宋"/>
          <w:sz w:val="24"/>
          <w:szCs w:val="24"/>
        </w:rPr>
        <w:t>1、采购文件中采购需求的询问、质疑：</w:t>
      </w:r>
      <w:r>
        <w:rPr>
          <w:rFonts w:hint="eastAsia" w:ascii="仿宋" w:hAnsi="仿宋" w:eastAsia="仿宋" w:cs="仿宋"/>
          <w:sz w:val="24"/>
          <w:szCs w:val="24"/>
          <w:lang w:val="en-US" w:eastAsia="zh-CN"/>
        </w:rPr>
        <w:t>乙方</w:t>
      </w:r>
    </w:p>
    <w:p w14:paraId="51A376A0">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2、除采购需求外的采购文件的询问、质疑：乙方</w:t>
      </w:r>
    </w:p>
    <w:p w14:paraId="081A786C">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3、采购过程、采购结果的询问、质疑：乙方</w:t>
      </w:r>
    </w:p>
    <w:p w14:paraId="17E56442">
      <w:pPr>
        <w:pStyle w:val="7"/>
        <w:keepNext w:val="0"/>
        <w:keepLines w:val="0"/>
        <w:pageBreakBefore w:val="0"/>
        <w:widowControl/>
        <w:kinsoku/>
        <w:wordWrap/>
        <w:overflowPunct/>
        <w:topLinePunct w:val="0"/>
        <w:autoSpaceDE/>
        <w:autoSpaceDN/>
        <w:bidi w:val="0"/>
        <w:adjustRightInd/>
        <w:snapToGrid/>
        <w:spacing w:line="460" w:lineRule="exact"/>
        <w:ind w:firstLine="480" w:firstLineChars="200"/>
        <w:textAlignment w:val="auto"/>
        <w:rPr>
          <w:rFonts w:ascii="仿宋" w:hAnsi="仿宋" w:eastAsia="仿宋" w:cs="仿宋"/>
          <w:sz w:val="24"/>
          <w:szCs w:val="24"/>
        </w:rPr>
      </w:pPr>
      <w:r>
        <w:rPr>
          <w:rFonts w:ascii="仿宋" w:hAnsi="仿宋" w:eastAsia="仿宋" w:cs="仿宋"/>
          <w:sz w:val="24"/>
          <w:szCs w:val="24"/>
        </w:rPr>
        <w:t xml:space="preserve"> 七、其他委托事项：</w:t>
      </w:r>
      <w:r>
        <w:rPr>
          <w:rFonts w:hint="eastAsia" w:ascii="仿宋" w:hAnsi="仿宋" w:eastAsia="仿宋" w:cs="仿宋"/>
          <w:sz w:val="24"/>
          <w:szCs w:val="24"/>
          <w:u w:val="single"/>
          <w:lang w:val="en-US" w:eastAsia="zh-CN"/>
        </w:rPr>
        <w:t xml:space="preserve">无 </w:t>
      </w:r>
      <w:r>
        <w:rPr>
          <w:rFonts w:hint="eastAsia" w:ascii="仿宋" w:hAnsi="仿宋" w:eastAsia="仿宋" w:cs="仿宋"/>
          <w:sz w:val="24"/>
          <w:szCs w:val="24"/>
        </w:rPr>
        <w:t>。</w:t>
      </w:r>
    </w:p>
    <w:p w14:paraId="5F811DFB">
      <w:pPr>
        <w:pStyle w:val="7"/>
        <w:keepNext w:val="0"/>
        <w:keepLines w:val="0"/>
        <w:pageBreakBefore w:val="0"/>
        <w:widowControl/>
        <w:kinsoku/>
        <w:wordWrap/>
        <w:overflowPunct/>
        <w:topLinePunct w:val="0"/>
        <w:autoSpaceDE/>
        <w:autoSpaceDN/>
        <w:bidi w:val="0"/>
        <w:adjustRightInd/>
        <w:snapToGrid/>
        <w:spacing w:line="460" w:lineRule="exact"/>
        <w:ind w:firstLine="482" w:firstLineChars="200"/>
        <w:textAlignment w:val="auto"/>
        <w:outlineLvl w:val="2"/>
        <w:rPr>
          <w:rFonts w:ascii="仿宋" w:hAnsi="仿宋" w:eastAsia="仿宋" w:cs="仿宋"/>
          <w:sz w:val="24"/>
          <w:szCs w:val="24"/>
        </w:rPr>
      </w:pPr>
      <w:r>
        <w:rPr>
          <w:rFonts w:ascii="仿宋" w:hAnsi="仿宋" w:eastAsia="仿宋" w:cs="仿宋"/>
          <w:b/>
          <w:sz w:val="24"/>
          <w:szCs w:val="24"/>
        </w:rPr>
        <w:t xml:space="preserve">第二条 </w:t>
      </w:r>
      <w:r>
        <w:rPr>
          <w:rFonts w:hint="eastAsia" w:ascii="仿宋" w:hAnsi="仿宋" w:eastAsia="仿宋" w:cs="仿宋"/>
          <w:b/>
          <w:sz w:val="24"/>
          <w:szCs w:val="24"/>
          <w:lang w:val="en-US" w:eastAsia="zh-Hans"/>
        </w:rPr>
        <w:t>合同期限</w:t>
      </w:r>
    </w:p>
    <w:p w14:paraId="25395973">
      <w:pPr>
        <w:widowControl/>
        <w:adjustRightInd w:val="0"/>
        <w:snapToGrid w:val="0"/>
        <w:spacing w:line="550" w:lineRule="exact"/>
        <w:ind w:right="680" w:firstLine="480" w:firstLineChars="200"/>
        <w:jc w:val="left"/>
        <w:rPr>
          <w:rFonts w:hint="eastAsia" w:ascii="仿宋" w:hAnsi="仿宋" w:eastAsia="仿宋" w:cs="仿宋"/>
          <w:b w:val="0"/>
          <w:bCs w:val="0"/>
          <w:kern w:val="0"/>
          <w:sz w:val="24"/>
          <w:szCs w:val="24"/>
          <w:lang w:eastAsia="zh-Hans"/>
        </w:rPr>
      </w:pPr>
      <w:r>
        <w:rPr>
          <w:rFonts w:hint="eastAsia" w:ascii="仿宋" w:hAnsi="仿宋" w:eastAsia="仿宋" w:cs="仿宋"/>
          <w:kern w:val="0"/>
          <w:sz w:val="24"/>
          <w:szCs w:val="24"/>
          <w:lang w:eastAsia="zh-Hans"/>
        </w:rPr>
        <w:t>本协议自签订之日起生效，至采购项目资料归档完成之日</w:t>
      </w:r>
      <w:r>
        <w:rPr>
          <w:rFonts w:hint="eastAsia" w:ascii="仿宋" w:hAnsi="仿宋" w:eastAsia="仿宋" w:cs="仿宋"/>
          <w:kern w:val="0"/>
          <w:sz w:val="24"/>
          <w:szCs w:val="24"/>
          <w:lang w:val="en-US" w:eastAsia="zh-Hans"/>
        </w:rPr>
        <w:t>自动</w:t>
      </w:r>
      <w:r>
        <w:rPr>
          <w:rFonts w:hint="eastAsia" w:ascii="仿宋" w:hAnsi="仿宋" w:eastAsia="仿宋" w:cs="仿宋"/>
          <w:kern w:val="0"/>
          <w:sz w:val="24"/>
          <w:szCs w:val="24"/>
          <w:lang w:eastAsia="zh-Hans"/>
        </w:rPr>
        <w:t>终止。</w:t>
      </w:r>
    </w:p>
    <w:p w14:paraId="60A0E49A">
      <w:pPr>
        <w:pStyle w:val="7"/>
        <w:keepNext w:val="0"/>
        <w:keepLines w:val="0"/>
        <w:pageBreakBefore w:val="0"/>
        <w:widowControl/>
        <w:kinsoku/>
        <w:wordWrap/>
        <w:overflowPunct/>
        <w:topLinePunct w:val="0"/>
        <w:autoSpaceDE/>
        <w:autoSpaceDN/>
        <w:bidi w:val="0"/>
        <w:adjustRightInd/>
        <w:snapToGrid/>
        <w:spacing w:line="460" w:lineRule="exact"/>
        <w:ind w:firstLine="482" w:firstLineChars="200"/>
        <w:textAlignment w:val="auto"/>
        <w:outlineLvl w:val="2"/>
        <w:rPr>
          <w:rFonts w:ascii="仿宋" w:hAnsi="仿宋" w:eastAsia="仿宋" w:cs="仿宋"/>
          <w:sz w:val="24"/>
          <w:szCs w:val="24"/>
        </w:rPr>
      </w:pPr>
      <w:r>
        <w:rPr>
          <w:rFonts w:ascii="仿宋" w:hAnsi="仿宋" w:eastAsia="仿宋" w:cs="仿宋"/>
          <w:b/>
          <w:sz w:val="24"/>
          <w:szCs w:val="24"/>
        </w:rPr>
        <w:t>第三条 采购项目资料</w:t>
      </w:r>
    </w:p>
    <w:p w14:paraId="56A7081F">
      <w:pPr>
        <w:pStyle w:val="7"/>
        <w:keepNext w:val="0"/>
        <w:keepLines w:val="0"/>
        <w:pageBreakBefore w:val="0"/>
        <w:widowControl/>
        <w:kinsoku/>
        <w:wordWrap/>
        <w:overflowPunct/>
        <w:topLinePunct w:val="0"/>
        <w:autoSpaceDE/>
        <w:autoSpaceDN/>
        <w:bidi w:val="0"/>
        <w:adjustRightInd/>
        <w:snapToGrid/>
        <w:spacing w:line="460" w:lineRule="exact"/>
        <w:ind w:firstLine="480" w:firstLineChars="200"/>
        <w:textAlignment w:val="auto"/>
        <w:rPr>
          <w:rFonts w:ascii="仿宋" w:hAnsi="仿宋" w:eastAsia="仿宋" w:cs="仿宋"/>
          <w:sz w:val="24"/>
          <w:szCs w:val="24"/>
        </w:rPr>
      </w:pPr>
      <w:r>
        <w:rPr>
          <w:rFonts w:ascii="仿宋" w:hAnsi="仿宋" w:eastAsia="仿宋" w:cs="仿宋"/>
          <w:sz w:val="24"/>
          <w:szCs w:val="24"/>
        </w:rPr>
        <w:t>甲方委托乙方组织实施具体采购项目时，应提供以下资料：</w:t>
      </w:r>
    </w:p>
    <w:p w14:paraId="33E1F2FA">
      <w:pPr>
        <w:pStyle w:val="7"/>
        <w:keepNext w:val="0"/>
        <w:keepLines w:val="0"/>
        <w:pageBreakBefore w:val="0"/>
        <w:widowControl/>
        <w:kinsoku/>
        <w:wordWrap/>
        <w:overflowPunct/>
        <w:topLinePunct w:val="0"/>
        <w:autoSpaceDE/>
        <w:autoSpaceDN/>
        <w:bidi w:val="0"/>
        <w:adjustRightInd/>
        <w:snapToGrid/>
        <w:spacing w:line="460" w:lineRule="exact"/>
        <w:ind w:firstLine="480" w:firstLineChars="200"/>
        <w:textAlignment w:val="auto"/>
        <w:rPr>
          <w:rFonts w:ascii="仿宋" w:hAnsi="仿宋" w:eastAsia="仿宋" w:cs="仿宋"/>
          <w:sz w:val="24"/>
          <w:szCs w:val="24"/>
        </w:rPr>
      </w:pPr>
      <w:r>
        <w:rPr>
          <w:rFonts w:ascii="仿宋" w:hAnsi="仿宋" w:eastAsia="仿宋" w:cs="仿宋"/>
          <w:sz w:val="24"/>
          <w:szCs w:val="24"/>
        </w:rPr>
        <w:t>一、采购需求。</w:t>
      </w:r>
    </w:p>
    <w:p w14:paraId="549D4A30">
      <w:pPr>
        <w:pStyle w:val="7"/>
        <w:keepNext w:val="0"/>
        <w:keepLines w:val="0"/>
        <w:pageBreakBefore w:val="0"/>
        <w:widowControl/>
        <w:kinsoku/>
        <w:wordWrap/>
        <w:overflowPunct/>
        <w:topLinePunct w:val="0"/>
        <w:autoSpaceDE/>
        <w:autoSpaceDN/>
        <w:bidi w:val="0"/>
        <w:adjustRightInd/>
        <w:snapToGrid/>
        <w:spacing w:line="460" w:lineRule="exact"/>
        <w:ind w:firstLine="480" w:firstLineChars="200"/>
        <w:textAlignment w:val="auto"/>
        <w:rPr>
          <w:rFonts w:ascii="仿宋" w:hAnsi="仿宋" w:eastAsia="仿宋" w:cs="仿宋"/>
          <w:sz w:val="24"/>
          <w:szCs w:val="24"/>
        </w:rPr>
      </w:pPr>
      <w:r>
        <w:rPr>
          <w:rFonts w:ascii="仿宋" w:hAnsi="仿宋" w:eastAsia="仿宋" w:cs="仿宋"/>
          <w:sz w:val="24"/>
          <w:szCs w:val="24"/>
        </w:rPr>
        <w:t>二、其他甲方认为应提供的相关资料。</w:t>
      </w:r>
    </w:p>
    <w:p w14:paraId="4DA7B3F6">
      <w:pPr>
        <w:pStyle w:val="7"/>
        <w:keepNext w:val="0"/>
        <w:keepLines w:val="0"/>
        <w:pageBreakBefore w:val="0"/>
        <w:widowControl/>
        <w:kinsoku/>
        <w:wordWrap/>
        <w:overflowPunct/>
        <w:topLinePunct w:val="0"/>
        <w:autoSpaceDE/>
        <w:autoSpaceDN/>
        <w:bidi w:val="0"/>
        <w:adjustRightInd/>
        <w:snapToGrid/>
        <w:spacing w:line="460" w:lineRule="exact"/>
        <w:ind w:firstLine="482" w:firstLineChars="200"/>
        <w:textAlignment w:val="auto"/>
        <w:outlineLvl w:val="2"/>
        <w:rPr>
          <w:rFonts w:ascii="仿宋" w:hAnsi="仿宋" w:eastAsia="仿宋" w:cs="仿宋"/>
          <w:sz w:val="24"/>
          <w:szCs w:val="24"/>
        </w:rPr>
      </w:pPr>
      <w:r>
        <w:rPr>
          <w:rFonts w:ascii="仿宋" w:hAnsi="仿宋" w:eastAsia="仿宋" w:cs="仿宋"/>
          <w:b/>
          <w:sz w:val="24"/>
          <w:szCs w:val="24"/>
        </w:rPr>
        <w:t>第四条 权利和义务</w:t>
      </w:r>
    </w:p>
    <w:p w14:paraId="5D529327">
      <w:pPr>
        <w:pStyle w:val="7"/>
        <w:keepNext w:val="0"/>
        <w:keepLines w:val="0"/>
        <w:pageBreakBefore w:val="0"/>
        <w:widowControl/>
        <w:kinsoku/>
        <w:wordWrap/>
        <w:overflowPunct/>
        <w:topLinePunct w:val="0"/>
        <w:autoSpaceDE/>
        <w:autoSpaceDN/>
        <w:bidi w:val="0"/>
        <w:adjustRightInd/>
        <w:snapToGrid/>
        <w:spacing w:line="460" w:lineRule="exact"/>
        <w:ind w:firstLine="480" w:firstLineChars="200"/>
        <w:textAlignment w:val="auto"/>
        <w:rPr>
          <w:rFonts w:ascii="仿宋" w:hAnsi="仿宋" w:eastAsia="仿宋" w:cs="仿宋"/>
          <w:sz w:val="24"/>
          <w:szCs w:val="24"/>
        </w:rPr>
      </w:pPr>
      <w:r>
        <w:rPr>
          <w:rFonts w:ascii="仿宋" w:hAnsi="仿宋" w:eastAsia="仿宋" w:cs="仿宋"/>
          <w:sz w:val="24"/>
          <w:szCs w:val="24"/>
        </w:rPr>
        <w:t>一、甲方的权利与义务</w:t>
      </w:r>
    </w:p>
    <w:p w14:paraId="6540F50F">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（一）甲方经办人及经办人的授权：</w:t>
      </w:r>
    </w:p>
    <w:p w14:paraId="13219C55">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hint="eastAsia" w:ascii="仿宋" w:hAnsi="仿宋" w:eastAsia="仿宋" w:cs="仿宋"/>
          <w:sz w:val="24"/>
          <w:szCs w:val="24"/>
          <w:highlight w:val="yellow"/>
          <w:lang w:val="en-US" w:eastAsia="zh-CN"/>
        </w:rPr>
      </w:pPr>
      <w:r>
        <w:rPr>
          <w:rFonts w:ascii="仿宋" w:hAnsi="仿宋" w:eastAsia="仿宋" w:cs="仿宋"/>
          <w:sz w:val="24"/>
          <w:szCs w:val="24"/>
          <w:highlight w:val="yellow"/>
        </w:rPr>
        <w:t>1、甲方指定经办人：</w:t>
      </w:r>
      <w:r>
        <w:rPr>
          <w:rFonts w:hint="eastAsia" w:ascii="仿宋" w:hAnsi="仿宋" w:eastAsia="仿宋" w:cs="仿宋"/>
          <w:sz w:val="24"/>
          <w:szCs w:val="24"/>
          <w:highlight w:val="yellow"/>
          <w:lang w:val="en-US" w:eastAsia="zh-CN"/>
        </w:rPr>
        <w:t>xx老师</w:t>
      </w:r>
      <w:r>
        <w:rPr>
          <w:rFonts w:ascii="仿宋" w:hAnsi="仿宋" w:eastAsia="仿宋" w:cs="仿宋"/>
          <w:sz w:val="24"/>
          <w:szCs w:val="24"/>
          <w:highlight w:val="yellow"/>
        </w:rPr>
        <w:t>，联系电</w:t>
      </w:r>
      <w:r>
        <w:rPr>
          <w:rFonts w:hint="eastAsia" w:ascii="仿宋" w:hAnsi="仿宋" w:eastAsia="仿宋" w:cs="仿宋"/>
          <w:sz w:val="24"/>
          <w:szCs w:val="24"/>
          <w:highlight w:val="yellow"/>
          <w:lang w:val="en-US" w:eastAsia="zh-Hans"/>
        </w:rPr>
        <w:t>话：</w:t>
      </w:r>
      <w:r>
        <w:rPr>
          <w:rFonts w:hint="eastAsia" w:ascii="仿宋" w:hAnsi="仿宋" w:eastAsia="仿宋" w:cs="仿宋"/>
          <w:sz w:val="24"/>
          <w:szCs w:val="24"/>
          <w:highlight w:val="yellow"/>
          <w:lang w:val="en-US" w:eastAsia="zh-CN"/>
        </w:rPr>
        <w:t>0832-2256120</w:t>
      </w:r>
    </w:p>
    <w:p w14:paraId="3FC5D0AA">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2、甲方授权上述经办人有权代表甲方与乙方对接沟通采购过程中的相关事宜。</w:t>
      </w:r>
    </w:p>
    <w:p w14:paraId="21C829CC">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（二）确认中标（成交）供应商方式：</w:t>
      </w:r>
    </w:p>
    <w:p w14:paraId="709109DF">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甲方按照评审报告推荐的顺序确认中标（成交）供应商。</w:t>
      </w:r>
    </w:p>
    <w:p w14:paraId="3AFE2219">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（三）甲方委托乙方采购的项目，应确保项目已按程序履行完成</w:t>
      </w:r>
      <w:r>
        <w:rPr>
          <w:rFonts w:hint="eastAsia" w:ascii="仿宋" w:hAnsi="仿宋" w:eastAsia="仿宋" w:cs="仿宋"/>
          <w:sz w:val="24"/>
          <w:szCs w:val="24"/>
          <w:lang w:eastAsia="zh-CN"/>
        </w:rPr>
        <w:t>内部</w:t>
      </w:r>
      <w:r>
        <w:rPr>
          <w:rFonts w:ascii="仿宋" w:hAnsi="仿宋" w:eastAsia="仿宋" w:cs="仿宋"/>
          <w:sz w:val="24"/>
          <w:szCs w:val="24"/>
        </w:rPr>
        <w:t>审批手续。</w:t>
      </w:r>
    </w:p>
    <w:p w14:paraId="226320EB">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（四）甲方应当确保采购需求的合法性、合规性、合理性。甲方应保证向乙方提供采购项目相关资料内容的完整、真实、明确，符合相关法律法规要求。</w:t>
      </w:r>
    </w:p>
    <w:p w14:paraId="7ACB8E59">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（五）甲方应根据采购项目的需要，委派相关人员参加标前答疑会，负责解答供应商提出的采购文件中关于技术指标、参数、资格要求、服务要求、评分标准以及采购项目的其他需求等方面的问题。</w:t>
      </w:r>
    </w:p>
    <w:p w14:paraId="306B129B">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（六）甲方应委派采购项目的采购人代表参加评审活动，委派监督人员监督评审活动。拟派的相关工作人员均应遵守开评标现场的管理制度；监督人应按照采购有关规定，依规定履行对评审现场的监督工作。</w:t>
      </w:r>
    </w:p>
    <w:p w14:paraId="5796655B">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（七）如果本项目要求供应商提供样品的，甲方应当对中标（成交）供应商提供的样品进行保管和封存，并作为履约验收的参考。</w:t>
      </w:r>
    </w:p>
    <w:p w14:paraId="591AF403">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八）甲方在收到评标（审）报告后5个工作日内未按评标（审）报告推荐的中标（成交）供应商顺序确定中标（成交）供应商，又不能说明合法理由的，视同按评标（审）报告推荐的顺序确定排名第一的中标（成交）候选供应商为中标（成交）供应商。</w:t>
      </w:r>
    </w:p>
    <w:p w14:paraId="703645CD">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（九）甲方应该在法定时限内与中标（成交）供应商签订采购合同（协议），若合同履行过程中需依法变更、中止或者终止采购合同（协议）的，由甲方与中标（成交）供应商协商解决。</w:t>
      </w:r>
    </w:p>
    <w:p w14:paraId="1F0B4BF7">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（十）甲方有权调阅由乙方做出的询问、质疑、投诉回复意见。</w:t>
      </w:r>
    </w:p>
    <w:p w14:paraId="3E872992">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（十一）乙方应在项目采购结束之后向甲方移交电子档案资料。甲方负责收集保存项目的电子档案，</w:t>
      </w:r>
      <w:r>
        <w:rPr>
          <w:rFonts w:ascii="仿宋" w:hAnsi="仿宋" w:eastAsia="仿宋" w:cs="仿宋"/>
          <w:color w:val="000000"/>
          <w:sz w:val="24"/>
          <w:szCs w:val="24"/>
        </w:rPr>
        <w:t>保存年限为15年</w:t>
      </w:r>
      <w:r>
        <w:rPr>
          <w:rFonts w:ascii="仿宋" w:hAnsi="仿宋" w:eastAsia="仿宋" w:cs="仿宋"/>
          <w:sz w:val="24"/>
          <w:szCs w:val="24"/>
        </w:rPr>
        <w:t>。</w:t>
      </w:r>
    </w:p>
    <w:p w14:paraId="5DE464F0">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（十二）应加强对供应商的诚信管理，对供应商在履约过程中违反采购法律法规规定的情形，甲方应当及时向监督管理部门报告。</w:t>
      </w:r>
    </w:p>
    <w:p w14:paraId="2BEE3F64">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（十三）若本项目属于批量集中采购、部门集中采购或者联合采购，则本项目由联合牵头方确认所有成员方，并负责履行甲方的权利义务。</w:t>
      </w:r>
    </w:p>
    <w:p w14:paraId="5C6E5B00">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（十四）法律法规规定的其他义务。</w:t>
      </w:r>
    </w:p>
    <w:p w14:paraId="1259EE84">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二、乙方的权利与义务</w:t>
      </w:r>
    </w:p>
    <w:p w14:paraId="77DBB202">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（一）乙方依法履行采购代理职责，根据甲方的委托，负责组织和处理本项目采购实施过程中的有关具体事项。</w:t>
      </w:r>
    </w:p>
    <w:p w14:paraId="7D6E3869">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（二）维护甲方合法权益，在甲方委托范围内完成约定的委托事项。</w:t>
      </w:r>
    </w:p>
    <w:p w14:paraId="3B591A19">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三）乙方受甲方委托编制采购文件，采购文件中采购需求（供应商参加本次采购活动应当具备的条件和招标项目技术、商务内容及要求）由甲方负责解释，其他内容及要求由乙方负责解释，采购文件中的澄清、修改或补充内容由乙方负责。</w:t>
      </w:r>
    </w:p>
    <w:p w14:paraId="14A6C620">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（四）若甲方的采购需求存在以不合理条件对供应商实行差别待遇、歧视待遇或者其他不符合法律法规规定和采购政策规定等内容，乙方对甲方的采购需求提出修改建议或意见。</w:t>
      </w:r>
    </w:p>
    <w:p w14:paraId="36AFC55C">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（五）乙方提供必要的设备和场所，组织活动参与方完成采购的评审工作，维持评审纪律，处理突发事件。</w:t>
      </w:r>
    </w:p>
    <w:p w14:paraId="76E51416">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（六）评审结束后2个工作日内，向甲方发出确定中标（成交）供应商通知书（采购人授权评审小组直接确定中标（成交）供应商除外），并提供评审报告。</w:t>
      </w:r>
    </w:p>
    <w:p w14:paraId="15F47BDC">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七）根据甲方依法确定的中标（成交）供应商，在法定时间内在指定媒体上发布中标（成交）公告，并同时向中标（成交）供应商发出中标（成交）通知书。如甲方在收到评审报告5个工作日内未按评审报告推荐的中标（成交）候选供应商顺序书面确定中标（成交）供应商，且未书面向乙方说明情况的，乙方则按评审报告推荐的顺序确定排名第一的中标（成交）候选供应商为中标（成交）供应商（采购文件另有规定的，按采购文件要求确定中标（成交）供应商发布中标（成交）公告）。</w:t>
      </w:r>
    </w:p>
    <w:p w14:paraId="21D97077">
      <w:pPr>
        <w:pStyle w:val="7"/>
        <w:keepNext w:val="0"/>
        <w:keepLines w:val="0"/>
        <w:pageBreakBefore w:val="0"/>
        <w:widowControl/>
        <w:kinsoku/>
        <w:wordWrap/>
        <w:overflowPunct/>
        <w:topLinePunct w:val="0"/>
        <w:autoSpaceDE/>
        <w:autoSpaceDN/>
        <w:bidi w:val="0"/>
        <w:adjustRightInd/>
        <w:snapToGrid/>
        <w:spacing w:line="460" w:lineRule="exact"/>
        <w:ind w:firstLine="480"/>
        <w:jc w:val="both"/>
        <w:textAlignment w:val="auto"/>
        <w:rPr>
          <w:rFonts w:ascii="仿宋" w:hAnsi="仿宋" w:eastAsia="仿宋" w:cs="仿宋"/>
          <w:sz w:val="24"/>
          <w:szCs w:val="24"/>
        </w:rPr>
      </w:pPr>
      <w:r>
        <w:rPr>
          <w:rFonts w:ascii="仿宋" w:hAnsi="仿宋" w:eastAsia="仿宋" w:cs="仿宋"/>
          <w:sz w:val="24"/>
          <w:szCs w:val="24"/>
        </w:rPr>
        <w:t>（八）采购活动结束后，乙方将采购项目评审报告、采购文件、投标响应文件等采购项目档案资料移交甲方，按照采购相关法律要求留存代理机构应当保存的项目档案资料副本。</w:t>
      </w:r>
    </w:p>
    <w:p w14:paraId="2C78E62B">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三、甲乙双方共同义务</w:t>
      </w:r>
    </w:p>
    <w:p w14:paraId="58C29409">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一）采用资格预审、公开招标方式的项目，甲乙双方根据本协议第一条对“资格预审”和“资格审查”的约定依法对供应商的资格进行审查。如供应商对资格审查结果提出异议的（包括但不限于现场异议、询问、质疑），甲方应依法及时处理。</w:t>
      </w:r>
    </w:p>
    <w:p w14:paraId="659A8AFF">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（二）甲乙双方根据本协议第一条对“询问质疑回复”的约定依法处理供应商对采购文件、采购过程、采购结果等内容询问、质疑答复，并在收到询问、质疑等之日起2个工作日内告知对方。</w:t>
      </w:r>
    </w:p>
    <w:p w14:paraId="5B44F01E">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（三）甲乙双方在采购活动中根据项目实际情况可要求对方采购人员依法回避。</w:t>
      </w:r>
    </w:p>
    <w:p w14:paraId="08A9E760">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（四）甲乙双方应对在采购活动中知悉的商业秘密、评审情况等没有对外公开的信息保密。</w:t>
      </w:r>
    </w:p>
    <w:p w14:paraId="2DDC3E92">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（五）甲乙双方有权监督对方及其工作人员在采购过程中的行为，并及时向相关部门检举采购活动中发现的违法、违规、违纪行为，积极配合采购监管部门的监督管理工作。</w:t>
      </w:r>
    </w:p>
    <w:p w14:paraId="1E0BA693">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（六）甲乙双方及其工作人员应遵守我国法律、法规及规范性文件的规定，尊重对方工作人员、评标委员会成员、参与采购活动的供应商，维护甲方、乙方和供应商的合法权益，维护政府形象。</w:t>
      </w:r>
    </w:p>
    <w:p w14:paraId="2CAE751F">
      <w:pPr>
        <w:pStyle w:val="7"/>
        <w:keepNext w:val="0"/>
        <w:keepLines w:val="0"/>
        <w:pageBreakBefore w:val="0"/>
        <w:widowControl/>
        <w:kinsoku/>
        <w:wordWrap/>
        <w:overflowPunct/>
        <w:topLinePunct w:val="0"/>
        <w:autoSpaceDE/>
        <w:autoSpaceDN/>
        <w:bidi w:val="0"/>
        <w:adjustRightInd/>
        <w:snapToGrid/>
        <w:spacing w:line="460" w:lineRule="exact"/>
        <w:ind w:firstLine="480"/>
        <w:jc w:val="both"/>
        <w:textAlignment w:val="auto"/>
        <w:rPr>
          <w:rFonts w:ascii="仿宋" w:hAnsi="仿宋" w:eastAsia="仿宋" w:cs="仿宋"/>
          <w:sz w:val="24"/>
          <w:szCs w:val="24"/>
        </w:rPr>
      </w:pPr>
      <w:r>
        <w:rPr>
          <w:rFonts w:ascii="仿宋" w:hAnsi="仿宋" w:eastAsia="仿宋" w:cs="仿宋"/>
          <w:sz w:val="24"/>
          <w:szCs w:val="24"/>
        </w:rPr>
        <w:t>（七）甲方或乙方工作人员不得接受对方或者供应商组织的宴请、旅游、娱乐，不得收受礼品、现金、有价证券等，不得向对方或者供应商报销应当由个人承担的费用。</w:t>
      </w:r>
    </w:p>
    <w:p w14:paraId="4E392463">
      <w:pPr>
        <w:pStyle w:val="7"/>
        <w:keepNext w:val="0"/>
        <w:keepLines w:val="0"/>
        <w:pageBreakBefore w:val="0"/>
        <w:widowControl/>
        <w:kinsoku/>
        <w:wordWrap/>
        <w:overflowPunct/>
        <w:topLinePunct w:val="0"/>
        <w:autoSpaceDE/>
        <w:autoSpaceDN/>
        <w:bidi w:val="0"/>
        <w:adjustRightInd/>
        <w:snapToGrid/>
        <w:spacing w:line="460" w:lineRule="exact"/>
        <w:ind w:firstLine="420"/>
        <w:textAlignment w:val="auto"/>
        <w:outlineLvl w:val="2"/>
        <w:rPr>
          <w:rFonts w:ascii="仿宋" w:hAnsi="仿宋" w:eastAsia="仿宋" w:cs="仿宋"/>
          <w:sz w:val="24"/>
          <w:szCs w:val="24"/>
        </w:rPr>
      </w:pPr>
      <w:r>
        <w:rPr>
          <w:rFonts w:ascii="仿宋" w:hAnsi="仿宋" w:eastAsia="仿宋" w:cs="仿宋"/>
          <w:b/>
          <w:sz w:val="24"/>
          <w:szCs w:val="24"/>
        </w:rPr>
        <w:t>第五条 费用约定</w:t>
      </w:r>
    </w:p>
    <w:p w14:paraId="1B9E4726">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一、专家评审费用：</w:t>
      </w:r>
      <w:r>
        <w:rPr>
          <w:rFonts w:hint="eastAsia" w:ascii="仿宋" w:hAnsi="仿宋" w:eastAsia="仿宋" w:cs="仿宋"/>
          <w:sz w:val="24"/>
          <w:szCs w:val="24"/>
          <w:lang w:eastAsia="zh-CN"/>
        </w:rPr>
        <w:t>乙方</w:t>
      </w:r>
      <w:r>
        <w:rPr>
          <w:rFonts w:ascii="仿宋" w:hAnsi="仿宋" w:eastAsia="仿宋" w:cs="仿宋"/>
          <w:sz w:val="24"/>
          <w:szCs w:val="24"/>
        </w:rPr>
        <w:t>支付</w:t>
      </w:r>
    </w:p>
    <w:p w14:paraId="2A5FB3D9">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二、代理服务费：</w:t>
      </w:r>
      <w:ins w:id="0" w:author="耗奇害死猫" w:date="2025-01-13T09:47:57Z">
        <w:r>
          <w:rPr>
            <w:rFonts w:hint="eastAsia" w:ascii="仿宋" w:hAnsi="仿宋" w:eastAsia="仿宋" w:cs="仿宋"/>
            <w:sz w:val="24"/>
            <w:szCs w:val="24"/>
            <w:lang w:val="en-US" w:eastAsia="zh-CN"/>
          </w:rPr>
          <w:t>成交供应商支付代理服务费，收费标准：参照国家计委印发的《招标代理服务收费管理暂行办法》（计价格[2002]1980号）收费标准30万元以上的项目下浮40%计取招标代理服务费，不足4000元按4000元计取； 5 万-30万(不含 30 万) 的项目按照3000元/项目的固定价收取招标代理服务费。</w:t>
        </w:r>
      </w:ins>
      <w:bookmarkStart w:id="0" w:name="_GoBack"/>
      <w:bookmarkEnd w:id="0"/>
      <w:r>
        <w:rPr>
          <w:rFonts w:ascii="仿宋" w:hAnsi="仿宋" w:eastAsia="仿宋" w:cs="仿宋"/>
          <w:sz w:val="24"/>
          <w:szCs w:val="24"/>
        </w:rPr>
        <w:t>。</w:t>
      </w:r>
    </w:p>
    <w:p w14:paraId="32E4E269">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三、其他费用：无</w:t>
      </w:r>
    </w:p>
    <w:p w14:paraId="41E6798B">
      <w:pPr>
        <w:pStyle w:val="7"/>
        <w:keepNext w:val="0"/>
        <w:keepLines w:val="0"/>
        <w:pageBreakBefore w:val="0"/>
        <w:widowControl/>
        <w:kinsoku/>
        <w:wordWrap/>
        <w:overflowPunct/>
        <w:topLinePunct w:val="0"/>
        <w:autoSpaceDE/>
        <w:autoSpaceDN/>
        <w:bidi w:val="0"/>
        <w:adjustRightInd/>
        <w:snapToGrid/>
        <w:spacing w:line="460" w:lineRule="exact"/>
        <w:ind w:firstLine="420"/>
        <w:textAlignment w:val="auto"/>
        <w:outlineLvl w:val="2"/>
        <w:rPr>
          <w:rFonts w:ascii="仿宋" w:hAnsi="仿宋" w:eastAsia="仿宋" w:cs="仿宋"/>
          <w:sz w:val="24"/>
          <w:szCs w:val="24"/>
        </w:rPr>
      </w:pPr>
      <w:r>
        <w:rPr>
          <w:rFonts w:ascii="仿宋" w:hAnsi="仿宋" w:eastAsia="仿宋" w:cs="仿宋"/>
          <w:b/>
          <w:sz w:val="24"/>
          <w:szCs w:val="24"/>
        </w:rPr>
        <w:t>第六条 违约责任</w:t>
      </w:r>
    </w:p>
    <w:p w14:paraId="17FEFDBC">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一、违反本协议约定，造成采购项目难以执行的，由过错方承担相应的违约责任，有违法行为的，承担相应的法律责任。</w:t>
      </w:r>
    </w:p>
    <w:p w14:paraId="414122AC">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 xml:space="preserve"> 二、因甲方采购任务变化导致采购项目延迟实施或终止采购的，或因不可抗力导致乙方不能按时完成受托业务的，甲乙双方应在前述情形发生之日起5个工作日内书面通知对方，并协商解决善后事宜。</w:t>
      </w:r>
    </w:p>
    <w:p w14:paraId="6764ADF2">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三、本协议中涉及约定时间期限的，双方应共同遵守，未遵守而造成的后果，由违约方承担责任。</w:t>
      </w:r>
    </w:p>
    <w:p w14:paraId="23E5B6B5">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 xml:space="preserve"> 四、甲乙双方在编制采购文件过程中向对方所提出的修改意见和建议，相对方不予接纳的应予以尊重，但因此产生的法律责任由各方自行承担对应的责任。</w:t>
      </w:r>
    </w:p>
    <w:p w14:paraId="7ED4CA36">
      <w:pPr>
        <w:pStyle w:val="7"/>
        <w:keepNext w:val="0"/>
        <w:keepLines w:val="0"/>
        <w:pageBreakBefore w:val="0"/>
        <w:widowControl/>
        <w:kinsoku/>
        <w:wordWrap/>
        <w:overflowPunct/>
        <w:topLinePunct w:val="0"/>
        <w:autoSpaceDE/>
        <w:autoSpaceDN/>
        <w:bidi w:val="0"/>
        <w:adjustRightInd/>
        <w:snapToGrid/>
        <w:spacing w:line="460" w:lineRule="exact"/>
        <w:ind w:firstLine="420"/>
        <w:textAlignment w:val="auto"/>
        <w:outlineLvl w:val="2"/>
        <w:rPr>
          <w:rFonts w:ascii="仿宋" w:hAnsi="仿宋" w:eastAsia="仿宋" w:cs="仿宋"/>
          <w:sz w:val="24"/>
          <w:szCs w:val="24"/>
        </w:rPr>
      </w:pPr>
      <w:r>
        <w:rPr>
          <w:rFonts w:ascii="仿宋" w:hAnsi="仿宋" w:eastAsia="仿宋" w:cs="仿宋"/>
          <w:b/>
          <w:sz w:val="24"/>
          <w:szCs w:val="24"/>
        </w:rPr>
        <w:t>第七条 协议的变更、解除及终止</w:t>
      </w:r>
    </w:p>
    <w:p w14:paraId="2472DE0A">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 xml:space="preserve"> 一、甲乙双方在协商一致的情况下，可以在法律、法规及规范性文件许可的范围内对本协议内容予与变更，并签订补充协议。补充协议为本协议的有效组成部分。</w:t>
      </w:r>
    </w:p>
    <w:p w14:paraId="07F6C512">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二、发生下列情形之一，本协议解除</w:t>
      </w:r>
    </w:p>
    <w:p w14:paraId="09226D5A">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（一）若因政策、不可抗力及其他事由，在法律、法规及规范性文件许可的情况下，甲乙双方协商解除本协议。</w:t>
      </w:r>
    </w:p>
    <w:p w14:paraId="7518BF79">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（二）若因政策、不可抗力、废标及其他事由，甲方取消本协议项下的采购项目，则本协议</w:t>
      </w:r>
      <w:r>
        <w:rPr>
          <w:rFonts w:hint="eastAsia" w:ascii="仿宋" w:hAnsi="仿宋" w:eastAsia="仿宋" w:cs="仿宋"/>
          <w:sz w:val="24"/>
          <w:szCs w:val="24"/>
          <w:lang w:val="en-US" w:eastAsia="zh-Hans"/>
        </w:rPr>
        <w:t>自动</w:t>
      </w:r>
      <w:r>
        <w:rPr>
          <w:rFonts w:ascii="仿宋" w:hAnsi="仿宋" w:eastAsia="仿宋" w:cs="仿宋"/>
          <w:sz w:val="24"/>
          <w:szCs w:val="24"/>
        </w:rPr>
        <w:t>解除。</w:t>
      </w:r>
    </w:p>
    <w:p w14:paraId="61270829">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 xml:space="preserve"> （三）若甲方采购审批手续不合规，或者甲方采购需求等指定供应商、指定采购标的品牌或生产厂家、制定排他性技术参数或指标或方案、含有倾向性或者排斥潜在投标(报价)供应商的要求违反采购相关规定，经乙方指正后若甲方执意坚持不改，则乙方有权单方解除本协议。</w:t>
      </w:r>
    </w:p>
    <w:p w14:paraId="06E94269">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（四）甲方或者乙方有严重的违法行为，则对方有权单方解除本协议。</w:t>
      </w:r>
    </w:p>
    <w:p w14:paraId="0A976D70">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hint="eastAsia" w:ascii="仿宋" w:hAnsi="仿宋" w:eastAsia="仿宋" w:cs="仿宋"/>
          <w:sz w:val="24"/>
          <w:szCs w:val="24"/>
          <w:lang w:eastAsia="zh-Hans"/>
        </w:rPr>
      </w:pPr>
      <w:r>
        <w:rPr>
          <w:rFonts w:ascii="仿宋" w:hAnsi="仿宋" w:eastAsia="仿宋" w:cs="仿宋"/>
          <w:sz w:val="24"/>
          <w:szCs w:val="24"/>
        </w:rPr>
        <w:t>（</w:t>
      </w:r>
      <w:r>
        <w:rPr>
          <w:rFonts w:hint="eastAsia" w:ascii="仿宋" w:hAnsi="仿宋" w:eastAsia="仿宋" w:cs="仿宋"/>
          <w:sz w:val="24"/>
          <w:szCs w:val="24"/>
          <w:lang w:val="en-US" w:eastAsia="zh-Hans"/>
        </w:rPr>
        <w:t>五</w:t>
      </w:r>
      <w:r>
        <w:rPr>
          <w:rFonts w:ascii="仿宋" w:hAnsi="仿宋" w:eastAsia="仿宋" w:cs="仿宋"/>
          <w:sz w:val="24"/>
          <w:szCs w:val="24"/>
        </w:rPr>
        <w:t>）</w:t>
      </w:r>
      <w:r>
        <w:rPr>
          <w:rFonts w:hint="eastAsia" w:ascii="仿宋" w:hAnsi="仿宋" w:eastAsia="仿宋" w:cs="仿宋"/>
          <w:sz w:val="24"/>
          <w:szCs w:val="24"/>
          <w:lang w:val="en-US" w:eastAsia="zh-Hans"/>
        </w:rPr>
        <w:t>双方协商一致</w:t>
      </w:r>
      <w:r>
        <w:rPr>
          <w:rFonts w:hint="eastAsia" w:ascii="仿宋" w:hAnsi="仿宋" w:eastAsia="仿宋" w:cs="仿宋"/>
          <w:sz w:val="24"/>
          <w:szCs w:val="24"/>
          <w:lang w:eastAsia="zh-Hans"/>
        </w:rPr>
        <w:t>，</w:t>
      </w:r>
      <w:r>
        <w:rPr>
          <w:rFonts w:hint="eastAsia" w:ascii="仿宋" w:hAnsi="仿宋" w:eastAsia="仿宋" w:cs="仿宋"/>
          <w:sz w:val="24"/>
          <w:szCs w:val="24"/>
          <w:lang w:val="en-US" w:eastAsia="zh-Hans"/>
        </w:rPr>
        <w:t>可解除本协议</w:t>
      </w:r>
      <w:r>
        <w:rPr>
          <w:rFonts w:hint="eastAsia" w:ascii="仿宋" w:hAnsi="仿宋" w:eastAsia="仿宋" w:cs="仿宋"/>
          <w:sz w:val="24"/>
          <w:szCs w:val="24"/>
          <w:lang w:eastAsia="zh-Hans"/>
        </w:rPr>
        <w:t>。</w:t>
      </w:r>
    </w:p>
    <w:p w14:paraId="1B5697F1">
      <w:pPr>
        <w:pStyle w:val="7"/>
        <w:keepNext w:val="0"/>
        <w:keepLines w:val="0"/>
        <w:pageBreakBefore w:val="0"/>
        <w:widowControl/>
        <w:kinsoku/>
        <w:wordWrap/>
        <w:overflowPunct/>
        <w:topLinePunct w:val="0"/>
        <w:autoSpaceDE/>
        <w:autoSpaceDN/>
        <w:bidi w:val="0"/>
        <w:adjustRightInd/>
        <w:snapToGrid/>
        <w:spacing w:line="460" w:lineRule="exact"/>
        <w:ind w:firstLine="420"/>
        <w:textAlignment w:val="auto"/>
        <w:outlineLvl w:val="2"/>
        <w:rPr>
          <w:rFonts w:hint="eastAsia" w:ascii="仿宋" w:hAnsi="仿宋" w:eastAsia="仿宋" w:cs="仿宋"/>
          <w:b/>
          <w:sz w:val="24"/>
          <w:szCs w:val="24"/>
          <w:lang w:val="en-US" w:eastAsia="zh-Hans"/>
        </w:rPr>
      </w:pPr>
      <w:r>
        <w:rPr>
          <w:rFonts w:ascii="仿宋" w:hAnsi="仿宋" w:eastAsia="仿宋" w:cs="仿宋"/>
          <w:b/>
          <w:sz w:val="24"/>
          <w:szCs w:val="24"/>
        </w:rPr>
        <w:t xml:space="preserve">第八条 </w:t>
      </w:r>
      <w:r>
        <w:rPr>
          <w:rFonts w:hint="eastAsia" w:ascii="仿宋" w:hAnsi="仿宋" w:eastAsia="仿宋" w:cs="仿宋"/>
          <w:b/>
          <w:sz w:val="24"/>
          <w:szCs w:val="24"/>
          <w:lang w:val="en-US" w:eastAsia="zh-Hans"/>
        </w:rPr>
        <w:t>争议解决</w:t>
      </w:r>
    </w:p>
    <w:p w14:paraId="2E224596">
      <w:pPr>
        <w:pStyle w:val="7"/>
        <w:keepNext w:val="0"/>
        <w:keepLines w:val="0"/>
        <w:pageBreakBefore w:val="0"/>
        <w:widowControl/>
        <w:kinsoku/>
        <w:wordWrap/>
        <w:overflowPunct/>
        <w:topLinePunct w:val="0"/>
        <w:autoSpaceDE/>
        <w:autoSpaceDN/>
        <w:bidi w:val="0"/>
        <w:adjustRightInd/>
        <w:snapToGrid/>
        <w:spacing w:line="460" w:lineRule="exact"/>
        <w:ind w:firstLine="480" w:firstLineChars="200"/>
        <w:textAlignment w:val="auto"/>
        <w:outlineLvl w:val="9"/>
        <w:rPr>
          <w:rFonts w:hint="eastAsia" w:ascii="仿宋" w:hAnsi="仿宋" w:eastAsia="仿宋" w:cs="仿宋"/>
          <w:b/>
          <w:sz w:val="24"/>
          <w:szCs w:val="24"/>
          <w:lang w:eastAsia="zh-Hans"/>
        </w:rPr>
      </w:pPr>
      <w:r>
        <w:rPr>
          <w:rFonts w:ascii="仿宋" w:hAnsi="仿宋" w:eastAsia="仿宋" w:cs="仿宋"/>
          <w:sz w:val="24"/>
          <w:szCs w:val="24"/>
        </w:rPr>
        <w:t>因本合同引起的或与本合同有关的任何争议，可由双方协商解决，协商不成或者不愿协商的，</w:t>
      </w:r>
      <w:r>
        <w:rPr>
          <w:rFonts w:hint="eastAsia" w:ascii="仿宋" w:hAnsi="仿宋" w:eastAsia="仿宋" w:cs="仿宋"/>
          <w:sz w:val="24"/>
          <w:szCs w:val="24"/>
          <w:lang w:val="en-US" w:eastAsia="zh-Hans"/>
        </w:rPr>
        <w:t>任何一方均有权向甲方住所地人民法院提起诉讼解决</w:t>
      </w:r>
      <w:r>
        <w:rPr>
          <w:rFonts w:hint="eastAsia" w:ascii="仿宋" w:hAnsi="仿宋" w:eastAsia="仿宋" w:cs="仿宋"/>
          <w:sz w:val="24"/>
          <w:szCs w:val="24"/>
          <w:lang w:eastAsia="zh-Hans"/>
        </w:rPr>
        <w:t>。</w:t>
      </w:r>
    </w:p>
    <w:p w14:paraId="465A474A">
      <w:pPr>
        <w:pStyle w:val="7"/>
        <w:keepNext w:val="0"/>
        <w:keepLines w:val="0"/>
        <w:pageBreakBefore w:val="0"/>
        <w:widowControl/>
        <w:kinsoku/>
        <w:wordWrap/>
        <w:overflowPunct/>
        <w:topLinePunct w:val="0"/>
        <w:autoSpaceDE/>
        <w:autoSpaceDN/>
        <w:bidi w:val="0"/>
        <w:adjustRightInd/>
        <w:snapToGrid/>
        <w:spacing w:line="460" w:lineRule="exact"/>
        <w:ind w:firstLine="420"/>
        <w:textAlignment w:val="auto"/>
        <w:outlineLvl w:val="2"/>
        <w:rPr>
          <w:rFonts w:ascii="仿宋" w:hAnsi="仿宋" w:eastAsia="仿宋" w:cs="仿宋"/>
          <w:sz w:val="24"/>
          <w:szCs w:val="24"/>
        </w:rPr>
      </w:pPr>
      <w:r>
        <w:rPr>
          <w:rFonts w:hint="eastAsia" w:ascii="仿宋" w:hAnsi="仿宋" w:eastAsia="仿宋" w:cs="仿宋"/>
          <w:b/>
          <w:sz w:val="24"/>
          <w:szCs w:val="24"/>
          <w:lang w:val="en-US" w:eastAsia="zh-Hans"/>
        </w:rPr>
        <w:t>第九条</w:t>
      </w:r>
      <w:r>
        <w:rPr>
          <w:rFonts w:hint="eastAsia" w:ascii="仿宋" w:hAnsi="仿宋" w:eastAsia="仿宋" w:cs="仿宋"/>
          <w:b/>
          <w:sz w:val="24"/>
          <w:szCs w:val="24"/>
          <w:lang w:eastAsia="zh-Hans"/>
        </w:rPr>
        <w:t xml:space="preserve"> </w:t>
      </w:r>
      <w:r>
        <w:rPr>
          <w:rFonts w:ascii="仿宋" w:hAnsi="仿宋" w:eastAsia="仿宋" w:cs="仿宋"/>
          <w:b/>
          <w:sz w:val="24"/>
          <w:szCs w:val="24"/>
        </w:rPr>
        <w:t>其他事项</w:t>
      </w:r>
    </w:p>
    <w:p w14:paraId="0C894503">
      <w:pPr>
        <w:pStyle w:val="7"/>
        <w:keepNext w:val="0"/>
        <w:keepLines w:val="0"/>
        <w:pageBreakBefore w:val="0"/>
        <w:widowControl/>
        <w:kinsoku/>
        <w:wordWrap/>
        <w:overflowPunct/>
        <w:topLinePunct w:val="0"/>
        <w:autoSpaceDE/>
        <w:autoSpaceDN/>
        <w:bidi w:val="0"/>
        <w:adjustRightInd/>
        <w:snapToGrid/>
        <w:spacing w:line="460" w:lineRule="exact"/>
        <w:ind w:firstLine="480"/>
        <w:textAlignment w:val="auto"/>
        <w:rPr>
          <w:rFonts w:ascii="仿宋" w:hAnsi="仿宋" w:eastAsia="仿宋" w:cs="仿宋"/>
          <w:sz w:val="24"/>
          <w:szCs w:val="24"/>
        </w:rPr>
      </w:pPr>
      <w:r>
        <w:rPr>
          <w:rFonts w:ascii="仿宋" w:hAnsi="仿宋" w:eastAsia="仿宋" w:cs="仿宋"/>
          <w:sz w:val="24"/>
          <w:szCs w:val="24"/>
        </w:rPr>
        <w:t xml:space="preserve"> 一、甲乙双方应本着密切协作、加强沟通、精心组织、保证质量、提高效率的原则，严格按照采购相关法律法规规定组织和开展各项工作。其他需双方共同协商解决的问题，双方应及时进行协商。</w:t>
      </w:r>
    </w:p>
    <w:p w14:paraId="09B9B545">
      <w:pPr>
        <w:pStyle w:val="7"/>
        <w:keepNext w:val="0"/>
        <w:keepLines w:val="0"/>
        <w:pageBreakBefore w:val="0"/>
        <w:widowControl/>
        <w:kinsoku/>
        <w:wordWrap/>
        <w:overflowPunct/>
        <w:topLinePunct w:val="0"/>
        <w:autoSpaceDE/>
        <w:autoSpaceDN/>
        <w:bidi w:val="0"/>
        <w:adjustRightInd/>
        <w:snapToGrid/>
        <w:spacing w:line="460" w:lineRule="exact"/>
        <w:ind w:firstLine="480" w:firstLineChars="200"/>
        <w:textAlignment w:val="auto"/>
        <w:rPr>
          <w:rFonts w:ascii="仿宋" w:hAnsi="仿宋" w:eastAsia="仿宋" w:cs="仿宋"/>
          <w:sz w:val="24"/>
          <w:szCs w:val="24"/>
        </w:rPr>
      </w:pPr>
      <w:r>
        <w:rPr>
          <w:rFonts w:ascii="仿宋" w:hAnsi="仿宋" w:eastAsia="仿宋" w:cs="仿宋"/>
          <w:sz w:val="24"/>
          <w:szCs w:val="24"/>
        </w:rPr>
        <w:t>二、本协议由甲乙双方加盖公章后生效。</w:t>
      </w:r>
    </w:p>
    <w:p w14:paraId="67082AD1">
      <w:pPr>
        <w:pStyle w:val="7"/>
        <w:keepNext w:val="0"/>
        <w:keepLines w:val="0"/>
        <w:pageBreakBefore w:val="0"/>
        <w:widowControl/>
        <w:kinsoku/>
        <w:wordWrap/>
        <w:overflowPunct/>
        <w:topLinePunct w:val="0"/>
        <w:autoSpaceDE/>
        <w:autoSpaceDN/>
        <w:bidi w:val="0"/>
        <w:adjustRightInd/>
        <w:snapToGrid/>
        <w:spacing w:line="460" w:lineRule="exact"/>
        <w:ind w:firstLine="480" w:firstLineChars="200"/>
        <w:textAlignment w:val="auto"/>
        <w:rPr>
          <w:rFonts w:ascii="仿宋" w:hAnsi="仿宋" w:eastAsia="仿宋" w:cs="仿宋"/>
          <w:sz w:val="24"/>
          <w:szCs w:val="24"/>
        </w:rPr>
      </w:pPr>
      <w:r>
        <w:rPr>
          <w:rFonts w:ascii="仿宋" w:hAnsi="仿宋" w:eastAsia="仿宋" w:cs="仿宋"/>
          <w:sz w:val="24"/>
          <w:szCs w:val="24"/>
        </w:rPr>
        <w:t>三、本协议一式</w:t>
      </w:r>
      <w:r>
        <w:rPr>
          <w:rFonts w:hint="eastAsia" w:ascii="仿宋" w:hAnsi="仿宋" w:eastAsia="仿宋" w:cs="仿宋"/>
          <w:sz w:val="24"/>
          <w:szCs w:val="24"/>
          <w:lang w:val="en-US" w:eastAsia="zh-CN"/>
        </w:rPr>
        <w:t>四</w:t>
      </w:r>
      <w:r>
        <w:rPr>
          <w:rFonts w:ascii="仿宋" w:hAnsi="仿宋" w:eastAsia="仿宋" w:cs="仿宋"/>
          <w:sz w:val="24"/>
          <w:szCs w:val="24"/>
        </w:rPr>
        <w:t>份，甲</w:t>
      </w:r>
      <w:r>
        <w:rPr>
          <w:rFonts w:hint="eastAsia" w:ascii="仿宋" w:hAnsi="仿宋" w:eastAsia="仿宋" w:cs="仿宋"/>
          <w:sz w:val="24"/>
          <w:szCs w:val="24"/>
          <w:lang w:val="en-US" w:eastAsia="zh-CN"/>
        </w:rPr>
        <w:t>方</w:t>
      </w:r>
      <w:r>
        <w:rPr>
          <w:rFonts w:hint="eastAsia" w:ascii="仿宋" w:hAnsi="仿宋" w:eastAsia="仿宋" w:cs="仿宋"/>
          <w:sz w:val="24"/>
          <w:szCs w:val="24"/>
          <w:lang w:val="en-US" w:eastAsia="zh-Hans"/>
        </w:rPr>
        <w:t>执</w:t>
      </w:r>
      <w:r>
        <w:rPr>
          <w:rFonts w:hint="eastAsia" w:ascii="仿宋" w:hAnsi="仿宋" w:eastAsia="仿宋" w:cs="仿宋"/>
          <w:sz w:val="24"/>
          <w:szCs w:val="24"/>
          <w:lang w:val="en-US" w:eastAsia="zh-CN"/>
        </w:rPr>
        <w:t>三份，</w:t>
      </w:r>
      <w:r>
        <w:rPr>
          <w:rFonts w:ascii="仿宋" w:hAnsi="仿宋" w:eastAsia="仿宋" w:cs="仿宋"/>
          <w:sz w:val="24"/>
          <w:szCs w:val="24"/>
        </w:rPr>
        <w:t>乙方</w:t>
      </w:r>
      <w:r>
        <w:rPr>
          <w:rFonts w:hint="eastAsia" w:ascii="仿宋" w:hAnsi="仿宋" w:eastAsia="仿宋" w:cs="仿宋"/>
          <w:sz w:val="24"/>
          <w:szCs w:val="24"/>
          <w:lang w:val="en-US" w:eastAsia="zh-Hans"/>
        </w:rPr>
        <w:t>执</w:t>
      </w:r>
      <w:r>
        <w:rPr>
          <w:rFonts w:ascii="仿宋" w:hAnsi="仿宋" w:eastAsia="仿宋" w:cs="仿宋"/>
          <w:sz w:val="24"/>
          <w:szCs w:val="24"/>
        </w:rPr>
        <w:t>一份，</w:t>
      </w:r>
      <w:r>
        <w:rPr>
          <w:rFonts w:hint="eastAsia" w:ascii="仿宋" w:hAnsi="仿宋" w:eastAsia="仿宋" w:cs="仿宋"/>
          <w:sz w:val="24"/>
          <w:szCs w:val="24"/>
          <w:lang w:val="en-US" w:eastAsia="zh-Hans"/>
        </w:rPr>
        <w:t>每份均</w:t>
      </w:r>
      <w:r>
        <w:rPr>
          <w:rFonts w:ascii="仿宋" w:hAnsi="仿宋" w:eastAsia="仿宋" w:cs="仿宋"/>
          <w:sz w:val="24"/>
          <w:szCs w:val="24"/>
        </w:rPr>
        <w:t>具有同等法律效力。</w:t>
      </w:r>
    </w:p>
    <w:p w14:paraId="50D51F9F">
      <w:pPr>
        <w:pStyle w:val="7"/>
        <w:keepNext w:val="0"/>
        <w:keepLines w:val="0"/>
        <w:pageBreakBefore w:val="0"/>
        <w:widowControl/>
        <w:kinsoku/>
        <w:wordWrap/>
        <w:overflowPunct/>
        <w:topLinePunct w:val="0"/>
        <w:autoSpaceDE/>
        <w:autoSpaceDN/>
        <w:bidi w:val="0"/>
        <w:adjustRightInd/>
        <w:snapToGrid/>
        <w:spacing w:line="460" w:lineRule="exact"/>
        <w:ind w:firstLine="480" w:firstLineChars="200"/>
        <w:textAlignment w:val="auto"/>
        <w:rPr>
          <w:rFonts w:ascii="仿宋" w:hAnsi="仿宋" w:eastAsia="仿宋" w:cs="仿宋"/>
          <w:sz w:val="24"/>
          <w:szCs w:val="24"/>
        </w:rPr>
      </w:pPr>
    </w:p>
    <w:p w14:paraId="11FCD626">
      <w:pPr>
        <w:pStyle w:val="7"/>
        <w:keepNext w:val="0"/>
        <w:keepLines w:val="0"/>
        <w:pageBreakBefore w:val="0"/>
        <w:widowControl/>
        <w:kinsoku/>
        <w:wordWrap/>
        <w:overflowPunct/>
        <w:topLinePunct w:val="0"/>
        <w:autoSpaceDE/>
        <w:autoSpaceDN/>
        <w:bidi w:val="0"/>
        <w:adjustRightInd/>
        <w:snapToGrid/>
        <w:spacing w:line="460" w:lineRule="exact"/>
        <w:textAlignment w:val="auto"/>
        <w:rPr>
          <w:rFonts w:hint="eastAsia" w:ascii="仿宋" w:hAnsi="仿宋" w:eastAsia="仿宋" w:cs="仿宋"/>
          <w:sz w:val="24"/>
          <w:szCs w:val="24"/>
          <w:lang w:eastAsia="zh-CN"/>
        </w:rPr>
      </w:pPr>
      <w:r>
        <w:rPr>
          <w:rFonts w:ascii="仿宋" w:hAnsi="仿宋" w:eastAsia="仿宋" w:cs="仿宋"/>
          <w:sz w:val="24"/>
          <w:szCs w:val="24"/>
        </w:rPr>
        <w:t>甲方：</w:t>
      </w:r>
      <w:r>
        <w:rPr>
          <w:rFonts w:hint="eastAsia" w:ascii="仿宋" w:hAnsi="仿宋" w:eastAsia="仿宋" w:cs="仿宋"/>
          <w:sz w:val="24"/>
          <w:szCs w:val="24"/>
          <w:lang w:eastAsia="zh-CN"/>
        </w:rPr>
        <w:t>内江市第一人民医院</w:t>
      </w:r>
    </w:p>
    <w:p w14:paraId="63A6E655">
      <w:pPr>
        <w:pStyle w:val="7"/>
        <w:keepNext w:val="0"/>
        <w:keepLines w:val="0"/>
        <w:pageBreakBefore w:val="0"/>
        <w:widowControl/>
        <w:kinsoku/>
        <w:wordWrap/>
        <w:overflowPunct/>
        <w:topLinePunct w:val="0"/>
        <w:autoSpaceDE/>
        <w:autoSpaceDN/>
        <w:bidi w:val="0"/>
        <w:adjustRightInd/>
        <w:snapToGrid/>
        <w:spacing w:line="460" w:lineRule="exact"/>
        <w:textAlignment w:val="auto"/>
        <w:rPr>
          <w:rFonts w:ascii="仿宋" w:hAnsi="仿宋" w:eastAsia="仿宋" w:cs="仿宋"/>
          <w:sz w:val="24"/>
          <w:szCs w:val="24"/>
        </w:rPr>
      </w:pPr>
      <w:r>
        <w:rPr>
          <w:rFonts w:ascii="仿宋" w:hAnsi="仿宋" w:eastAsia="仿宋" w:cs="仿宋"/>
          <w:sz w:val="24"/>
          <w:szCs w:val="24"/>
        </w:rPr>
        <w:t>地址：</w:t>
      </w:r>
      <w:r>
        <w:rPr>
          <w:rFonts w:hint="eastAsia" w:ascii="仿宋" w:hAnsi="仿宋" w:eastAsia="仿宋" w:cs="仿宋"/>
          <w:sz w:val="24"/>
          <w:szCs w:val="24"/>
          <w:highlight w:val="none"/>
        </w:rPr>
        <w:t>四川省内江市市中区沱中路41号、汉安大道西段1866号</w:t>
      </w:r>
    </w:p>
    <w:p w14:paraId="3D253543">
      <w:pPr>
        <w:pStyle w:val="7"/>
        <w:keepNext w:val="0"/>
        <w:keepLines w:val="0"/>
        <w:pageBreakBefore w:val="0"/>
        <w:widowControl/>
        <w:kinsoku/>
        <w:wordWrap/>
        <w:overflowPunct/>
        <w:topLinePunct w:val="0"/>
        <w:autoSpaceDE/>
        <w:autoSpaceDN/>
        <w:bidi w:val="0"/>
        <w:adjustRightInd/>
        <w:snapToGrid/>
        <w:spacing w:line="460" w:lineRule="exact"/>
        <w:textAlignment w:val="auto"/>
        <w:rPr>
          <w:rFonts w:hint="eastAsia" w:ascii="仿宋" w:hAnsi="仿宋" w:eastAsia="仿宋" w:cs="仿宋"/>
          <w:sz w:val="24"/>
          <w:szCs w:val="24"/>
          <w:lang w:val="en-US" w:eastAsia="zh-CN"/>
        </w:rPr>
      </w:pPr>
      <w:r>
        <w:rPr>
          <w:rFonts w:ascii="仿宋" w:hAnsi="仿宋" w:eastAsia="仿宋" w:cs="仿宋"/>
          <w:sz w:val="24"/>
          <w:szCs w:val="24"/>
        </w:rPr>
        <w:t>邮编：641000</w:t>
      </w:r>
      <w:r>
        <w:rPr>
          <w:rFonts w:ascii="仿宋" w:hAnsi="仿宋" w:eastAsia="仿宋" w:cs="仿宋"/>
          <w:sz w:val="24"/>
          <w:szCs w:val="24"/>
        </w:rPr>
        <w:br w:type="textWrapping"/>
      </w:r>
      <w:r>
        <w:rPr>
          <w:rFonts w:ascii="仿宋" w:hAnsi="仿宋" w:eastAsia="仿宋" w:cs="仿宋"/>
          <w:sz w:val="24"/>
          <w:szCs w:val="24"/>
        </w:rPr>
        <w:t>签订时间：</w:t>
      </w:r>
      <w:r>
        <w:rPr>
          <w:rFonts w:ascii="仿宋" w:hAnsi="仿宋" w:eastAsia="仿宋" w:cs="仿宋"/>
          <w:sz w:val="24"/>
          <w:szCs w:val="24"/>
        </w:rPr>
        <w:br w:type="textWrapping"/>
      </w:r>
      <w:r>
        <w:rPr>
          <w:rFonts w:ascii="仿宋" w:hAnsi="仿宋" w:eastAsia="仿宋" w:cs="仿宋"/>
          <w:sz w:val="24"/>
          <w:szCs w:val="24"/>
        </w:rPr>
        <w:t xml:space="preserve">甲方公章： </w:t>
      </w:r>
      <w:r>
        <w:rPr>
          <w:rFonts w:ascii="仿宋" w:hAnsi="仿宋" w:eastAsia="仿宋" w:cs="仿宋"/>
          <w:sz w:val="24"/>
          <w:szCs w:val="24"/>
        </w:rPr>
        <w:br w:type="textWrapping"/>
      </w:r>
      <w:r>
        <w:rPr>
          <w:rFonts w:ascii="仿宋" w:hAnsi="仿宋" w:eastAsia="仿宋" w:cs="仿宋"/>
          <w:sz w:val="24"/>
          <w:szCs w:val="24"/>
        </w:rPr>
        <w:t>乙方：</w:t>
      </w:r>
      <w:r>
        <w:rPr>
          <w:rFonts w:hint="eastAsia" w:ascii="仿宋" w:hAnsi="仿宋" w:eastAsia="仿宋" w:cs="仿宋"/>
          <w:sz w:val="24"/>
          <w:szCs w:val="24"/>
          <w:lang w:val="en-US" w:eastAsia="zh-CN"/>
        </w:rPr>
        <w:t>XXXXXXX代理公司</w:t>
      </w:r>
    </w:p>
    <w:p w14:paraId="73338E46">
      <w:pPr>
        <w:pStyle w:val="7"/>
        <w:keepNext w:val="0"/>
        <w:keepLines w:val="0"/>
        <w:pageBreakBefore w:val="0"/>
        <w:widowControl/>
        <w:kinsoku/>
        <w:wordWrap/>
        <w:overflowPunct/>
        <w:topLinePunct w:val="0"/>
        <w:autoSpaceDE/>
        <w:autoSpaceDN/>
        <w:bidi w:val="0"/>
        <w:adjustRightInd/>
        <w:snapToGrid/>
        <w:spacing w:line="460" w:lineRule="exact"/>
        <w:textAlignment w:val="auto"/>
        <w:rPr>
          <w:rFonts w:ascii="仿宋" w:hAnsi="仿宋" w:eastAsia="仿宋" w:cs="仿宋"/>
          <w:sz w:val="24"/>
          <w:szCs w:val="24"/>
        </w:rPr>
      </w:pPr>
      <w:r>
        <w:rPr>
          <w:rFonts w:ascii="仿宋" w:hAnsi="仿宋" w:eastAsia="仿宋" w:cs="仿宋"/>
          <w:sz w:val="24"/>
          <w:szCs w:val="24"/>
        </w:rPr>
        <w:t>地址：</w:t>
      </w:r>
      <w:r>
        <w:rPr>
          <w:rFonts w:hint="eastAsia" w:ascii="仿宋" w:hAnsi="仿宋" w:eastAsia="仿宋" w:cs="仿宋"/>
          <w:sz w:val="24"/>
          <w:szCs w:val="24"/>
          <w:lang w:val="en-US" w:eastAsia="zh-CN"/>
        </w:rPr>
        <w:t>XXXXXXX</w:t>
      </w:r>
    </w:p>
    <w:p w14:paraId="1FA310C7">
      <w:pPr>
        <w:pStyle w:val="7"/>
        <w:keepNext w:val="0"/>
        <w:keepLines w:val="0"/>
        <w:pageBreakBefore w:val="0"/>
        <w:widowControl/>
        <w:kinsoku/>
        <w:wordWrap/>
        <w:overflowPunct/>
        <w:topLinePunct w:val="0"/>
        <w:autoSpaceDE/>
        <w:autoSpaceDN/>
        <w:bidi w:val="0"/>
        <w:adjustRightInd/>
        <w:snapToGrid/>
        <w:spacing w:line="460" w:lineRule="exact"/>
        <w:textAlignment w:val="auto"/>
        <w:rPr>
          <w:rFonts w:ascii="仿宋" w:hAnsi="仿宋" w:eastAsia="仿宋" w:cs="仿宋"/>
          <w:sz w:val="24"/>
          <w:szCs w:val="24"/>
        </w:rPr>
      </w:pPr>
      <w:r>
        <w:rPr>
          <w:rFonts w:ascii="仿宋" w:hAnsi="仿宋" w:eastAsia="仿宋" w:cs="仿宋"/>
          <w:sz w:val="24"/>
          <w:szCs w:val="24"/>
        </w:rPr>
        <w:t>邮编：641000</w:t>
      </w:r>
      <w:r>
        <w:rPr>
          <w:rFonts w:ascii="仿宋" w:hAnsi="仿宋" w:eastAsia="仿宋" w:cs="仿宋"/>
          <w:sz w:val="24"/>
          <w:szCs w:val="24"/>
        </w:rPr>
        <w:br w:type="textWrapping"/>
      </w:r>
      <w:r>
        <w:rPr>
          <w:rFonts w:ascii="仿宋" w:hAnsi="仿宋" w:eastAsia="仿宋" w:cs="仿宋"/>
          <w:sz w:val="24"/>
          <w:szCs w:val="24"/>
        </w:rPr>
        <w:t>签订时间：</w:t>
      </w:r>
      <w:r>
        <w:rPr>
          <w:rFonts w:ascii="仿宋" w:hAnsi="仿宋" w:eastAsia="仿宋" w:cs="仿宋"/>
          <w:sz w:val="24"/>
          <w:szCs w:val="24"/>
        </w:rPr>
        <w:br w:type="textWrapping"/>
      </w:r>
      <w:r>
        <w:rPr>
          <w:rFonts w:ascii="仿宋" w:hAnsi="仿宋" w:eastAsia="仿宋" w:cs="仿宋"/>
          <w:sz w:val="24"/>
          <w:szCs w:val="24"/>
        </w:rPr>
        <w:t>乙方公章：</w:t>
      </w:r>
      <w:r>
        <w:rPr>
          <w:rFonts w:ascii="仿宋" w:hAnsi="仿宋" w:eastAsia="仿宋" w:cs="仿宋"/>
          <w:sz w:val="24"/>
          <w:szCs w:val="24"/>
        </w:rPr>
        <w:br w:type="textWrapping"/>
      </w:r>
    </w:p>
    <w:p w14:paraId="599F0FC7">
      <w:pPr>
        <w:pStyle w:val="7"/>
        <w:keepNext w:val="0"/>
        <w:keepLines w:val="0"/>
        <w:pageBreakBefore w:val="0"/>
        <w:widowControl/>
        <w:kinsoku/>
        <w:wordWrap/>
        <w:overflowPunct/>
        <w:topLinePunct w:val="0"/>
        <w:autoSpaceDE/>
        <w:autoSpaceDN/>
        <w:bidi w:val="0"/>
        <w:adjustRightInd/>
        <w:snapToGrid/>
        <w:spacing w:line="460" w:lineRule="exact"/>
        <w:textAlignment w:val="auto"/>
        <w:rPr>
          <w:rFonts w:hint="eastAsia" w:ascii="仿宋" w:hAnsi="仿宋" w:eastAsia="仿宋" w:cs="仿宋"/>
          <w:sz w:val="24"/>
          <w:szCs w:val="24"/>
          <w:lang w:val="en-US" w:eastAsia="zh-Hans"/>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A"/>
    <w:multiLevelType w:val="multilevel"/>
    <w:tmpl w:val="0000000A"/>
    <w:lvl w:ilvl="0" w:tentative="0">
      <w:start w:val="1"/>
      <w:numFmt w:val="decimal"/>
      <w:pStyle w:val="3"/>
      <w:lvlText w:val="%1."/>
      <w:lvlJc w:val="left"/>
      <w:pPr>
        <w:tabs>
          <w:tab w:val="left" w:pos="780"/>
        </w:tabs>
        <w:ind w:left="790" w:hanging="430"/>
      </w:pPr>
      <w:rPr>
        <w:rFonts w:hint="eastAsia"/>
      </w:rPr>
    </w:lvl>
    <w:lvl w:ilvl="1" w:tentative="0">
      <w:start w:val="1"/>
      <w:numFmt w:val="decimal"/>
      <w:lvlText w:val="%1.%2"/>
      <w:lvlJc w:val="left"/>
      <w:pPr>
        <w:tabs>
          <w:tab w:val="left" w:pos="880"/>
        </w:tabs>
        <w:ind w:left="880" w:hanging="700"/>
      </w:pPr>
      <w:rPr>
        <w:rFonts w:ascii="宋体" w:hAnsi="宋体" w:eastAsia="宋体" w:cs="Times New Roman"/>
        <w:lang w:val="en-US"/>
      </w:rPr>
    </w:lvl>
    <w:lvl w:ilvl="2" w:tentative="0">
      <w:start w:val="1"/>
      <w:numFmt w:val="decimal"/>
      <w:lvlText w:val="%1.%2.%3"/>
      <w:lvlJc w:val="left"/>
      <w:pPr>
        <w:tabs>
          <w:tab w:val="left" w:pos="1360"/>
        </w:tabs>
        <w:ind w:left="1360" w:hanging="1000"/>
      </w:pPr>
      <w:rPr>
        <w:rFonts w:hint="eastAsia"/>
      </w:rPr>
    </w:lvl>
    <w:lvl w:ilvl="3" w:tentative="0">
      <w:start w:val="1"/>
      <w:numFmt w:val="decimal"/>
      <w:lvlText w:val="%1.%2.%3.%4"/>
      <w:lvlJc w:val="left"/>
      <w:pPr>
        <w:tabs>
          <w:tab w:val="left" w:pos="360"/>
        </w:tabs>
        <w:ind w:left="2344" w:hanging="1984"/>
      </w:pPr>
      <w:rPr>
        <w:rFonts w:hint="eastAsia"/>
      </w:rPr>
    </w:lvl>
    <w:lvl w:ilvl="4" w:tentative="0">
      <w:start w:val="1"/>
      <w:numFmt w:val="decimal"/>
      <w:lvlText w:val="%1.%2.%3.%4.%5"/>
      <w:lvlJc w:val="left"/>
      <w:pPr>
        <w:tabs>
          <w:tab w:val="left" w:pos="2911"/>
        </w:tabs>
        <w:ind w:left="2911" w:hanging="850"/>
      </w:pPr>
      <w:rPr>
        <w:rFonts w:hint="eastAsia"/>
      </w:rPr>
    </w:lvl>
    <w:lvl w:ilvl="5" w:tentative="0">
      <w:start w:val="1"/>
      <w:numFmt w:val="decimal"/>
      <w:lvlText w:val="%1.%2.%3.%4.%5.%6"/>
      <w:lvlJc w:val="left"/>
      <w:pPr>
        <w:tabs>
          <w:tab w:val="left" w:pos="3620"/>
        </w:tabs>
        <w:ind w:left="3620" w:hanging="1134"/>
      </w:pPr>
      <w:rPr>
        <w:rFonts w:hint="eastAsia"/>
      </w:rPr>
    </w:lvl>
    <w:lvl w:ilvl="6" w:tentative="0">
      <w:start w:val="1"/>
      <w:numFmt w:val="decimal"/>
      <w:lvlText w:val="%1.%2.%3.%4.%5.%6.%7"/>
      <w:lvlJc w:val="left"/>
      <w:pPr>
        <w:tabs>
          <w:tab w:val="left" w:pos="4187"/>
        </w:tabs>
        <w:ind w:left="4187" w:hanging="1276"/>
      </w:pPr>
      <w:rPr>
        <w:rFonts w:hint="eastAsia"/>
      </w:rPr>
    </w:lvl>
    <w:lvl w:ilvl="7" w:tentative="0">
      <w:start w:val="1"/>
      <w:numFmt w:val="decimal"/>
      <w:lvlText w:val="%1.%2.%3.%4.%5.%6.%7.%8"/>
      <w:lvlJc w:val="left"/>
      <w:pPr>
        <w:tabs>
          <w:tab w:val="left" w:pos="4754"/>
        </w:tabs>
        <w:ind w:left="4754" w:hanging="1418"/>
      </w:pPr>
      <w:rPr>
        <w:rFonts w:hint="eastAsia"/>
      </w:rPr>
    </w:lvl>
    <w:lvl w:ilvl="8" w:tentative="0">
      <w:start w:val="1"/>
      <w:numFmt w:val="decimal"/>
      <w:lvlText w:val="%1.%2.%3.%4.%5.%6.%7.%8.%9"/>
      <w:lvlJc w:val="left"/>
      <w:pPr>
        <w:tabs>
          <w:tab w:val="left" w:pos="5462"/>
        </w:tabs>
        <w:ind w:left="5462" w:hanging="1700"/>
      </w:pPr>
      <w:rPr>
        <w:rFonts w:hint="eastAsia"/>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耗奇害死猫">
    <w15:presenceInfo w15:providerId="WPS Office" w15:userId="634316893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M1MTVmYjZlMDQyYTYzOWYzYThjMjVkYWQ4YzhmOGEifQ=="/>
  </w:docVars>
  <w:rsids>
    <w:rsidRoot w:val="53B52B8D"/>
    <w:rsid w:val="07CE0BB3"/>
    <w:rsid w:val="0AD56236"/>
    <w:rsid w:val="137C0484"/>
    <w:rsid w:val="177F50ED"/>
    <w:rsid w:val="27BFD0B9"/>
    <w:rsid w:val="2BD38D10"/>
    <w:rsid w:val="2D502DF2"/>
    <w:rsid w:val="2FFBDA51"/>
    <w:rsid w:val="30300532"/>
    <w:rsid w:val="355377A7"/>
    <w:rsid w:val="38A9A988"/>
    <w:rsid w:val="39C73CD2"/>
    <w:rsid w:val="3BDD2D51"/>
    <w:rsid w:val="3BFCC980"/>
    <w:rsid w:val="3F6951B3"/>
    <w:rsid w:val="3F6F56BF"/>
    <w:rsid w:val="3FBD01FB"/>
    <w:rsid w:val="520E211C"/>
    <w:rsid w:val="53B52B8D"/>
    <w:rsid w:val="54FF2167"/>
    <w:rsid w:val="5682343D"/>
    <w:rsid w:val="5B7F42F2"/>
    <w:rsid w:val="5CF65BFE"/>
    <w:rsid w:val="5F947000"/>
    <w:rsid w:val="5FBD724D"/>
    <w:rsid w:val="5FDA6AB8"/>
    <w:rsid w:val="5FF3BBD4"/>
    <w:rsid w:val="60410C00"/>
    <w:rsid w:val="62587105"/>
    <w:rsid w:val="637C5FBC"/>
    <w:rsid w:val="659A0956"/>
    <w:rsid w:val="6965007E"/>
    <w:rsid w:val="6A7D5942"/>
    <w:rsid w:val="6CDB16D9"/>
    <w:rsid w:val="7195948F"/>
    <w:rsid w:val="72F5F097"/>
    <w:rsid w:val="74F12081"/>
    <w:rsid w:val="76B93425"/>
    <w:rsid w:val="77EB0985"/>
    <w:rsid w:val="77F79321"/>
    <w:rsid w:val="7AE945A8"/>
    <w:rsid w:val="7BF39500"/>
    <w:rsid w:val="7BFFE138"/>
    <w:rsid w:val="7DE1A75F"/>
    <w:rsid w:val="7DEF6F7C"/>
    <w:rsid w:val="7DFB5E1B"/>
    <w:rsid w:val="7ECE2C60"/>
    <w:rsid w:val="7EF3F2FA"/>
    <w:rsid w:val="7F7F33AF"/>
    <w:rsid w:val="7FAD369C"/>
    <w:rsid w:val="7FBFA700"/>
    <w:rsid w:val="7FBFCB00"/>
    <w:rsid w:val="7FFFCC42"/>
    <w:rsid w:val="A6BF0D10"/>
    <w:rsid w:val="A7F57387"/>
    <w:rsid w:val="AF316998"/>
    <w:rsid w:val="AFFF2799"/>
    <w:rsid w:val="B9A46C66"/>
    <w:rsid w:val="BBBF7779"/>
    <w:rsid w:val="BDCBC340"/>
    <w:rsid w:val="BEE65556"/>
    <w:rsid w:val="BEFFA689"/>
    <w:rsid w:val="BF378F24"/>
    <w:rsid w:val="BFDBB799"/>
    <w:rsid w:val="C37FEBA5"/>
    <w:rsid w:val="C9DF5F67"/>
    <w:rsid w:val="CDDBC4F0"/>
    <w:rsid w:val="D73D99CE"/>
    <w:rsid w:val="DBC7D138"/>
    <w:rsid w:val="DBFF2FEE"/>
    <w:rsid w:val="DF7F1301"/>
    <w:rsid w:val="DFBCA77C"/>
    <w:rsid w:val="DFCF6BCD"/>
    <w:rsid w:val="DFF989CF"/>
    <w:rsid w:val="E1DDDFBC"/>
    <w:rsid w:val="E54BCD79"/>
    <w:rsid w:val="EC7E3047"/>
    <w:rsid w:val="EE9FEC2D"/>
    <w:rsid w:val="EFFF7F52"/>
    <w:rsid w:val="F3FFE455"/>
    <w:rsid w:val="F5D6EC39"/>
    <w:rsid w:val="F6FD16AD"/>
    <w:rsid w:val="F717738A"/>
    <w:rsid w:val="F71D4023"/>
    <w:rsid w:val="F7BF3073"/>
    <w:rsid w:val="F7CFBA95"/>
    <w:rsid w:val="FAAEE8F4"/>
    <w:rsid w:val="FAF5E0FF"/>
    <w:rsid w:val="FBEF0DE0"/>
    <w:rsid w:val="FC5DFAED"/>
    <w:rsid w:val="FCEE0595"/>
    <w:rsid w:val="FDA675E3"/>
    <w:rsid w:val="FDC7A135"/>
    <w:rsid w:val="FDFB32E3"/>
    <w:rsid w:val="FE7D06F9"/>
    <w:rsid w:val="FEBF2B1E"/>
    <w:rsid w:val="FF222373"/>
    <w:rsid w:val="FF5FDE0E"/>
    <w:rsid w:val="FF6EA4B3"/>
    <w:rsid w:val="FF7DF212"/>
    <w:rsid w:val="FF97353F"/>
    <w:rsid w:val="FFCEFE13"/>
    <w:rsid w:val="FFD741F7"/>
    <w:rsid w:val="FFF57DB1"/>
    <w:rsid w:val="FFFF44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99"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Body Text"/>
    <w:basedOn w:val="1"/>
    <w:next w:val="3"/>
    <w:unhideWhenUsed/>
    <w:qFormat/>
    <w:uiPriority w:val="99"/>
    <w:pPr>
      <w:numPr>
        <w:ilvl w:val="0"/>
        <w:numId w:val="1"/>
      </w:numPr>
      <w:tabs>
        <w:tab w:val="clear" w:pos="780"/>
      </w:tabs>
      <w:ind w:left="0" w:firstLine="0"/>
    </w:pPr>
    <w:rPr>
      <w:rFonts w:ascii="黑体" w:eastAsia="黑体"/>
      <w:sz w:val="22"/>
    </w:rPr>
  </w:style>
  <w:style w:type="paragraph" w:styleId="3">
    <w:name w:val="Body Text First Indent"/>
    <w:basedOn w:val="2"/>
    <w:qFormat/>
    <w:uiPriority w:val="99"/>
    <w:pPr>
      <w:numPr>
        <w:ilvl w:val="0"/>
        <w:numId w:val="1"/>
      </w:numPr>
      <w:spacing w:after="120"/>
    </w:pPr>
  </w:style>
  <w:style w:type="paragraph" w:styleId="4">
    <w:name w:val="annotation text"/>
    <w:basedOn w:val="1"/>
    <w:qFormat/>
    <w:uiPriority w:val="0"/>
    <w:pPr>
      <w:jc w:val="left"/>
    </w:pPr>
  </w:style>
  <w:style w:type="paragraph" w:customStyle="1" w:styleId="7">
    <w:name w:val="null3"/>
    <w:hidden/>
    <w:qFormat/>
    <w:uiPriority w:val="0"/>
    <w:rPr>
      <w:rFonts w:hint="eastAsia" w:asciiTheme="minorHAnsi" w:hAnsiTheme="minorHAnsi" w:eastAsiaTheme="minorEastAsia" w:cstheme="minorBidi"/>
      <w:lang w:val="en-US" w:eastAsia="zh-Hans"/>
    </w:rPr>
  </w:style>
</w:styles>
</file>

<file path=word/_rels/document.xml.rels><?xml version="1.0" encoding="UTF-8" standalone="yes"?>
<Relationships xmlns="http://schemas.openxmlformats.org/package/2006/relationships"><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3723</Words>
  <Characters>3787</Characters>
  <Lines>0</Lines>
  <Paragraphs>0</Paragraphs>
  <TotalTime>0</TotalTime>
  <ScaleCrop>false</ScaleCrop>
  <LinksUpToDate>false</LinksUpToDate>
  <CharactersWithSpaces>3807</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2022-04-09T11:57:00Z</dcterms:created>
  <dc:creator>五块钱</dc:creator>
  <cp:lastModifiedBy>耗奇害死猫</cp:lastModifiedBy>
  <cp:lastPrinted>2024-10-15T06:46:00Z</cp:lastPrinted>
  <dcterms:modified xsi:type="dcterms:W3CDTF">2025-01-13T01:48:02Z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CA4494D7AF134B598F8A7E8460CA89F0_13</vt:lpwstr>
  </property>
  <property fmtid="{D5CDD505-2E9C-101B-9397-08002B2CF9AE}" pid="4" name="KSOTemplateDocerSaveRecord">
    <vt:lpwstr>eyJoZGlkIjoiN2JmZjZlOTFmOTM2NjcxYTkzODQyNWU1YjVjMmI1MTgiLCJ1c2VySWQiOiIxMTM0NzgwMzU2In0=</vt:lpwstr>
  </property>
</Properties>
</file>